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B81547" w14:textId="77777777" w:rsidR="00A57751" w:rsidRDefault="00AA08BA" w:rsidP="005C1A40">
      <w:pPr>
        <w:pStyle w:val="TexteduTitredudocument"/>
        <w:rPr>
          <w:color w:val="CF022B"/>
        </w:rPr>
      </w:pPr>
      <w:r>
        <w:rPr>
          <w:noProof/>
        </w:rPr>
        <w:drawing>
          <wp:anchor distT="0" distB="0" distL="114300" distR="114300" simplePos="0" relativeHeight="251660288" behindDoc="1" locked="0" layoutInCell="1" allowOverlap="1" wp14:anchorId="45947C1A" wp14:editId="228ED40B">
            <wp:simplePos x="0" y="0"/>
            <wp:positionH relativeFrom="column">
              <wp:posOffset>-555625</wp:posOffset>
            </wp:positionH>
            <wp:positionV relativeFrom="paragraph">
              <wp:posOffset>-458470</wp:posOffset>
            </wp:positionV>
            <wp:extent cx="1422000" cy="3517200"/>
            <wp:effectExtent l="0" t="0" r="6985" b="762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422000" cy="3517200"/>
                    </a:xfrm>
                    <a:prstGeom prst="rect">
                      <a:avLst/>
                    </a:prstGeom>
                  </pic:spPr>
                </pic:pic>
              </a:graphicData>
            </a:graphic>
            <wp14:sizeRelH relativeFrom="margin">
              <wp14:pctWidth>0</wp14:pctWidth>
            </wp14:sizeRelH>
            <wp14:sizeRelV relativeFrom="margin">
              <wp14:pctHeight>0</wp14:pctHeight>
            </wp14:sizeRelV>
          </wp:anchor>
        </w:drawing>
      </w:r>
      <w:r>
        <w:rPr>
          <w:noProof/>
          <w:color w:val="CF022B"/>
        </w:rPr>
        <w:t xml:space="preserve"> </w:t>
      </w:r>
      <w:r w:rsidR="005C1A40">
        <w:rPr>
          <w:noProof/>
          <w:color w:val="CF022B"/>
        </w:rPr>
        <mc:AlternateContent>
          <mc:Choice Requires="wps">
            <w:drawing>
              <wp:anchor distT="0" distB="0" distL="114300" distR="114300" simplePos="1" relativeHeight="251659264" behindDoc="0" locked="0" layoutInCell="1" allowOverlap="1" wp14:anchorId="3149A576" wp14:editId="715D67DF">
                <wp:simplePos x="12700" y="12700"/>
                <wp:positionH relativeFrom="column">
                  <wp:posOffset>-707390</wp:posOffset>
                </wp:positionH>
                <wp:positionV relativeFrom="paragraph">
                  <wp:posOffset>-1175385</wp:posOffset>
                </wp:positionV>
                <wp:extent cx="12700" cy="12700"/>
                <wp:effectExtent l="0" t="0" r="0" b="0"/>
                <wp:wrapNone/>
                <wp:docPr id="5" name="DocumentXML" hidden="1"/>
                <wp:cNvGraphicFramePr/>
                <a:graphic xmlns:a="http://schemas.openxmlformats.org/drawingml/2006/main">
                  <a:graphicData uri="http://schemas.microsoft.com/office/word/2010/wordprocessingShape">
                    <wps:wsp>
                      <wps:cNvSpPr txBox="1"/>
                      <wps:spPr>
                        <a:xfrm>
                          <a:off x="0" y="0"/>
                          <a:ext cx="12700" cy="1270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4B7CA1" w14:textId="77777777" w:rsidR="00C97FC4" w:rsidRDefault="00C97FC4">
                            <w:pPr>
                              <w:rPr>
                                <w:noProof/>
                              </w:rPr>
                            </w:pPr>
                            <w:r>
                              <w:rPr>
                                <w:noProof/>
                              </w:rPr>
                              <w:t>&lt;?xml version="1.0"?&gt;&lt;DocumentFile xmlns:xsi="http://www.w3.org/2001/XMLSchema-instance" xmlns:xsd="http://www.w3.org/2001/XMLSchema"&gt;  &lt;GraphicCharterDefinitionId&gt;0&lt;/GraphicCharterDefinitionId&gt;  &lt;TemplateBaseTypeId&gt;0&lt;/TemplateBaseTypeId&gt;  &lt;CompanyId&gt;1&lt;/CompanyId&gt;  &lt;ConfidentialId&gt;0&lt;/ConfidentialId&gt;  &lt;ConfidentialDescription /&gt;  &lt;CountryId&gt;0&lt;/CountryId&gt;  &lt;PageSizeId&gt;1&lt;/PageSizeId&gt;  &lt;PageOrientationId&gt;1&lt;/PageOrientationId&gt;  &lt;PrePrintedStationary&gt;false&lt;/PrePrintedStationary&gt;  &lt;Project /&gt;  &lt;Reference&gt;20150706-090726-nchapot&lt;/Reference&gt;  &lt;TemplateType&gt;3&lt;/TemplateType&gt;  &lt;CultureId&gt;fr-FR&lt;/CultureId&gt;  &lt;LanguageId&gt;2&lt;/LanguageId&gt;  &lt;Customer /&gt;  &lt;DocumentDate&gt;2015-07-06T09:23:31.1217472+02:00&lt;/DocumentDate&gt;  &lt;Saved&gt;false&lt;/Saved&gt;  &lt;IsValid&gt;true&lt;/IsValid&gt;  &lt;FirstPageCover&gt;false&lt;/FirstPageCover&gt;  &lt;IsNew&gt;false&lt;/IsNew&gt;  &lt;CurrentVersion&gt;1.00&lt;/CurrentVersion&gt;  &lt;DocumentTypeId&gt;0&lt;/DocumentTypeId&gt;  &lt;Entity /&gt;  &lt;HasDistributionList&gt;true&lt;/HasDistributionList&gt;  &lt;HasForeword&gt;false&lt;/HasForeword&gt;  &lt;Title /&gt;  &lt;Status&gt;1&lt;/Status&gt;  &lt;StatusDescription&gt;Travail&lt;/StatusDescription&gt;  &lt;SetEdition&gt;false&lt;/SetEdition&gt;  &lt;SetVersion&gt;false&lt;/SetVersion&gt;&lt;/DocumentFile&gt;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149A576" id="_x0000_t202" coordsize="21600,21600" o:spt="202" path="m0,0l0,21600,21600,21600,21600,0xe">
                <v:stroke joinstyle="miter"/>
                <v:path gradientshapeok="t" o:connecttype="rect"/>
              </v:shapetype>
              <v:shape id="DocumentXML" o:spid="_x0000_s1026" type="#_x0000_t202" style="position:absolute;left:0;text-align:left;margin-left:-55.7pt;margin-top:-92.5pt;width:1pt;height:1pt;z-index:251659264;visibility:hidden;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" filled="f" strokeweight=".5pt">
                <v:textbox>
                  <w:txbxContent>
                    <w:p w14:paraId="564B7CA1" w14:textId="77777777" w:rsidR="00C97FC4" w:rsidRDefault="00C97FC4">
                      <w:pPr>
                        <w:rPr>
                          <w:noProof/>
                        </w:rPr>
                      </w:pPr>
                      <w:r>
                        <w:rPr>
                          <w:noProof/>
                        </w:rPr>
                        <w:t>&lt;?xml version="1.0"?&gt;&lt;DocumentFile xmlns:xsi="http://www.w3.org/2001/XMLSchema-instance" xmlns:xsd="http://www.w3.org/2001/XMLSchema"&gt;  &lt;GraphicCharterDefinitionId&gt;0&lt;/GraphicCharterDefinitionId&gt;  &lt;TemplateBaseTypeId&gt;0&lt;/TemplateBaseTypeId&gt;  &lt;CompanyId&gt;1&lt;/CompanyId&gt;  &lt;ConfidentialId&gt;0&lt;/ConfidentialId&gt;  &lt;ConfidentialDescription /&gt;  &lt;CountryId&gt;0&lt;/CountryId&gt;  &lt;PageSizeId&gt;1&lt;/PageSizeId&gt;  &lt;PageOrientationId&gt;1&lt;/PageOrientationId&gt;  &lt;PrePrintedStationary&gt;false&lt;/PrePrintedStationary&gt;  &lt;Project /&gt;  &lt;Reference&gt;20150706-090726-nchapot&lt;/Reference&gt;  &lt;TemplateType&gt;3&lt;/TemplateType&gt;  &lt;CultureId&gt;fr-FR&lt;/CultureId&gt;  &lt;LanguageId&gt;2&lt;/LanguageId&gt;  &lt;Customer /&gt;  &lt;DocumentDate&gt;2015-07-06T09:23:31.1217472+02:00&lt;/DocumentDate&gt;  &lt;Saved&gt;false&lt;/Saved&gt;  &lt;IsValid&gt;true&lt;/IsValid&gt;  &lt;FirstPageCover&gt;false&lt;/FirstPageCover&gt;  &lt;IsNew&gt;false&lt;/IsNew&gt;  &lt;CurrentVersion&gt;1.00&lt;/CurrentVersion&gt;  &lt;DocumentTypeId&gt;0&lt;/DocumentTypeId&gt;  &lt;Entity /&gt;  &lt;HasDistributionList&gt;true&lt;/HasDistributionList&gt;  &lt;HasForeword&gt;false&lt;/HasForeword&gt;  &lt;Title /&gt;  &lt;Status&gt;1&lt;/Status&gt;  &lt;StatusDescription&gt;Travail&lt;/StatusDescription&gt;  &lt;SetEdition&gt;false&lt;/SetEdition&gt;  &lt;SetVersion&gt;false&lt;/SetVersion&gt;&lt;/DocumentFile&gt;</w:t>
                      </w:r>
                    </w:p>
                  </w:txbxContent>
                </v:textbox>
              </v:shape>
            </w:pict>
          </mc:Fallback>
        </mc:AlternateContent>
      </w:r>
      <w:r w:rsidR="00A57751">
        <w:rPr>
          <w:color w:val="CF022B"/>
        </w:rPr>
        <w:t>Rapport de stage de fin d’étude</w:t>
      </w:r>
    </w:p>
    <w:p w14:paraId="551539C1" w14:textId="77777777" w:rsidR="005C1A40" w:rsidRPr="005C1A40" w:rsidRDefault="00A57751" w:rsidP="005C1A40">
      <w:pPr>
        <w:pStyle w:val="TexteduTitredudocument"/>
      </w:pPr>
      <w:r>
        <w:rPr>
          <w:color w:val="CF022B"/>
        </w:rPr>
        <w:t>Master Informatique</w:t>
      </w:r>
      <w:r w:rsidR="005C1A40" w:rsidRPr="005C1A40">
        <w:rPr>
          <w:color w:val="CF022B"/>
        </w:rPr>
        <w:fldChar w:fldCharType="begin"/>
      </w:r>
      <w:r w:rsidR="005C1A40" w:rsidRPr="005C1A40">
        <w:rPr>
          <w:color w:val="CF022B"/>
        </w:rPr>
        <w:instrText xml:space="preserve"> DOCPROPERTY  DOCSPROP_firstpagetitlepart1  \* MERGEFORMAT </w:instrText>
      </w:r>
      <w:r w:rsidR="005C1A40" w:rsidRPr="005C1A40">
        <w:rPr>
          <w:color w:val="CF022B"/>
        </w:rPr>
        <w:fldChar w:fldCharType="end"/>
      </w:r>
      <w:r w:rsidR="005C1A40" w:rsidRPr="005C1A40">
        <w:fldChar w:fldCharType="begin"/>
      </w:r>
      <w:r w:rsidR="005C1A40" w:rsidRPr="005C1A40">
        <w:instrText xml:space="preserve"> DOCPROPERTY  DOCSPROP_firstpagetitlepart2  \* MERGEFORMAT </w:instrText>
      </w:r>
      <w:r w:rsidR="005C1A40" w:rsidRPr="005C1A40">
        <w:fldChar w:fldCharType="end"/>
      </w:r>
    </w:p>
    <w:p w14:paraId="2A558FC9" w14:textId="77777777" w:rsidR="005C1A40" w:rsidRPr="005C1A40" w:rsidRDefault="005C1A40" w:rsidP="005C1A40">
      <w:pPr>
        <w:pStyle w:val="Normalsansretrait"/>
      </w:pPr>
    </w:p>
    <w:tbl>
      <w:tblPr>
        <w:tblW w:w="6841" w:type="dxa"/>
        <w:tblInd w:w="2268" w:type="dxa"/>
        <w:tblBorders>
          <w:top w:val="single" w:sz="4" w:space="0" w:color="E51519"/>
          <w:bottom w:val="single" w:sz="4" w:space="0" w:color="E51519"/>
        </w:tblBorders>
        <w:shd w:val="clear" w:color="auto" w:fill="FFFFFF"/>
        <w:tblLayout w:type="fixed"/>
        <w:tblLook w:val="01E0" w:firstRow="1" w:lastRow="1" w:firstColumn="1" w:lastColumn="1" w:noHBand="0" w:noVBand="0"/>
      </w:tblPr>
      <w:tblGrid>
        <w:gridCol w:w="597"/>
        <w:gridCol w:w="347"/>
        <w:gridCol w:w="1206"/>
        <w:gridCol w:w="2861"/>
        <w:gridCol w:w="1476"/>
        <w:gridCol w:w="354"/>
      </w:tblGrid>
      <w:tr w:rsidR="005C1A40" w:rsidRPr="005C1A40" w14:paraId="17EBC8F2" w14:textId="77777777" w:rsidTr="00AA08BA">
        <w:trPr>
          <w:trHeight w:val="93"/>
        </w:trPr>
        <w:tc>
          <w:tcPr>
            <w:tcW w:w="597" w:type="dxa"/>
            <w:tcBorders>
              <w:top w:val="single" w:sz="4" w:space="0" w:color="CF022B"/>
              <w:bottom w:val="nil"/>
            </w:tcBorders>
            <w:shd w:val="clear" w:color="auto" w:fill="F3F3F3"/>
          </w:tcPr>
          <w:p w14:paraId="2F79D05C" w14:textId="77777777" w:rsidR="005C1A40" w:rsidRPr="005C1A40" w:rsidRDefault="005C1A40" w:rsidP="00AA3057">
            <w:pPr>
              <w:pStyle w:val="Normalsansretrait"/>
              <w:spacing w:before="0" w:line="60" w:lineRule="exact"/>
            </w:pPr>
            <w:bookmarkStart w:id="0" w:name="OLE_LINK1"/>
            <w:bookmarkStart w:id="1" w:name="OLE_LINK2"/>
          </w:p>
        </w:tc>
        <w:tc>
          <w:tcPr>
            <w:tcW w:w="347" w:type="dxa"/>
            <w:tcBorders>
              <w:top w:val="single" w:sz="4" w:space="0" w:color="CF022B"/>
            </w:tcBorders>
            <w:shd w:val="clear" w:color="auto" w:fill="FFFFFF"/>
          </w:tcPr>
          <w:p w14:paraId="6F3B380E" w14:textId="77777777" w:rsidR="005C1A40" w:rsidRPr="005C1A40" w:rsidRDefault="005C1A40" w:rsidP="00AA3057">
            <w:pPr>
              <w:pStyle w:val="Normalsansretrait"/>
              <w:spacing w:before="0" w:line="60" w:lineRule="exact"/>
            </w:pPr>
          </w:p>
        </w:tc>
        <w:tc>
          <w:tcPr>
            <w:tcW w:w="1206" w:type="dxa"/>
            <w:tcBorders>
              <w:top w:val="single" w:sz="4" w:space="0" w:color="CF022B"/>
            </w:tcBorders>
            <w:shd w:val="clear" w:color="auto" w:fill="FFFFFF"/>
          </w:tcPr>
          <w:p w14:paraId="4DE25ABC" w14:textId="77777777" w:rsidR="005C1A40" w:rsidRPr="005C1A40" w:rsidRDefault="005C1A40" w:rsidP="00AA3057">
            <w:pPr>
              <w:pStyle w:val="Normalsansretrait"/>
              <w:spacing w:before="0" w:line="60" w:lineRule="exact"/>
              <w:ind w:left="57"/>
              <w:rPr>
                <w:rFonts w:ascii="Century Gothic" w:hAnsi="Century Gothic"/>
                <w:color w:val="E51519"/>
              </w:rPr>
            </w:pPr>
          </w:p>
        </w:tc>
        <w:tc>
          <w:tcPr>
            <w:tcW w:w="4337" w:type="dxa"/>
            <w:gridSpan w:val="2"/>
            <w:tcBorders>
              <w:top w:val="single" w:sz="4" w:space="0" w:color="CF022B"/>
            </w:tcBorders>
            <w:shd w:val="clear" w:color="auto" w:fill="FFFFFF"/>
            <w:vAlign w:val="bottom"/>
          </w:tcPr>
          <w:p w14:paraId="7FBFBCA1" w14:textId="77777777" w:rsidR="005C1A40" w:rsidRPr="005C1A40" w:rsidRDefault="005C1A40" w:rsidP="00AA3057">
            <w:pPr>
              <w:pStyle w:val="Normalsansretrait"/>
              <w:keepNext/>
              <w:keepLines/>
              <w:spacing w:before="0" w:line="60" w:lineRule="exact"/>
              <w:ind w:left="132" w:right="16"/>
              <w:jc w:val="left"/>
              <w:rPr>
                <w:rFonts w:ascii="Century Gothic" w:hAnsi="Century Gothic"/>
                <w:szCs w:val="18"/>
              </w:rPr>
            </w:pPr>
          </w:p>
        </w:tc>
        <w:tc>
          <w:tcPr>
            <w:tcW w:w="354" w:type="dxa"/>
            <w:tcBorders>
              <w:top w:val="single" w:sz="4" w:space="0" w:color="CF022B"/>
            </w:tcBorders>
            <w:shd w:val="clear" w:color="auto" w:fill="FFFFFF"/>
          </w:tcPr>
          <w:p w14:paraId="79B460A0" w14:textId="77777777" w:rsidR="005C1A40" w:rsidRPr="005C1A40" w:rsidRDefault="005C1A40" w:rsidP="00AA3057">
            <w:pPr>
              <w:pStyle w:val="Normalsansretrait"/>
              <w:keepNext/>
              <w:keepLines/>
              <w:spacing w:before="0" w:line="60" w:lineRule="exact"/>
              <w:ind w:left="132" w:right="16"/>
              <w:jc w:val="left"/>
              <w:rPr>
                <w:rFonts w:ascii="Century Gothic" w:hAnsi="Century Gothic"/>
                <w:szCs w:val="18"/>
              </w:rPr>
            </w:pPr>
          </w:p>
        </w:tc>
      </w:tr>
      <w:bookmarkEnd w:id="0"/>
      <w:bookmarkEnd w:id="1"/>
      <w:tr w:rsidR="005C1A40" w:rsidRPr="005C1A40" w14:paraId="3E7BB986" w14:textId="77777777" w:rsidTr="00AA08BA">
        <w:trPr>
          <w:trHeight w:val="533"/>
        </w:trPr>
        <w:tc>
          <w:tcPr>
            <w:tcW w:w="597" w:type="dxa"/>
            <w:tcBorders>
              <w:top w:val="nil"/>
              <w:bottom w:val="nil"/>
            </w:tcBorders>
            <w:shd w:val="clear" w:color="auto" w:fill="F3F3F3"/>
          </w:tcPr>
          <w:p w14:paraId="4B88B844" w14:textId="77777777" w:rsidR="005C1A40" w:rsidRPr="005C1A40" w:rsidRDefault="005C1A40" w:rsidP="00AA3057">
            <w:pPr>
              <w:pStyle w:val="Normalsansretrait"/>
              <w:spacing w:before="0" w:line="240" w:lineRule="auto"/>
            </w:pPr>
          </w:p>
        </w:tc>
        <w:tc>
          <w:tcPr>
            <w:tcW w:w="347" w:type="dxa"/>
            <w:shd w:val="clear" w:color="auto" w:fill="FFFFFF"/>
          </w:tcPr>
          <w:p w14:paraId="5711E610" w14:textId="77777777" w:rsidR="005C1A40" w:rsidRPr="005C1A40" w:rsidRDefault="005C1A40" w:rsidP="00AA3057">
            <w:pPr>
              <w:pStyle w:val="Normalsansretrait"/>
              <w:spacing w:before="0" w:line="240" w:lineRule="auto"/>
            </w:pPr>
          </w:p>
        </w:tc>
        <w:tc>
          <w:tcPr>
            <w:tcW w:w="1206" w:type="dxa"/>
            <w:shd w:val="clear" w:color="auto" w:fill="FFFFFF"/>
          </w:tcPr>
          <w:p w14:paraId="64B3DA16" w14:textId="77777777" w:rsidR="005C1A40" w:rsidRPr="005C1A40" w:rsidRDefault="005C1A40" w:rsidP="00AA08BA">
            <w:pPr>
              <w:pStyle w:val="Normalsansretrait"/>
              <w:spacing w:before="0" w:line="240" w:lineRule="auto"/>
              <w:rPr>
                <w:rFonts w:ascii="Century Gothic" w:hAnsi="Century Gothic"/>
                <w:color w:val="E51519"/>
              </w:rPr>
            </w:pPr>
          </w:p>
        </w:tc>
        <w:tc>
          <w:tcPr>
            <w:tcW w:w="4337" w:type="dxa"/>
            <w:gridSpan w:val="2"/>
            <w:shd w:val="clear" w:color="auto" w:fill="FFFFFF"/>
          </w:tcPr>
          <w:p w14:paraId="62C27BDF" w14:textId="77777777" w:rsidR="005C1A40" w:rsidRPr="005C1A40" w:rsidRDefault="005C1A40" w:rsidP="00AA3057">
            <w:pPr>
              <w:pStyle w:val="ConfidentielpourPremirepage"/>
              <w:rPr>
                <w:color w:val="CF022B"/>
              </w:rPr>
            </w:pPr>
            <w:r w:rsidRPr="005C1A40">
              <w:rPr>
                <w:color w:val="CF022B"/>
              </w:rPr>
              <w:fldChar w:fldCharType="begin"/>
            </w:r>
            <w:r w:rsidRPr="005C1A40">
              <w:rPr>
                <w:color w:val="CF022B"/>
              </w:rPr>
              <w:instrText xml:space="preserve"> DOCPROPERTY  DOCSPROP_confidential  \* MERGEFORMAT </w:instrText>
            </w:r>
            <w:r w:rsidRPr="005C1A40">
              <w:rPr>
                <w:color w:val="CF022B"/>
              </w:rPr>
              <w:fldChar w:fldCharType="end"/>
            </w:r>
          </w:p>
        </w:tc>
        <w:tc>
          <w:tcPr>
            <w:tcW w:w="354" w:type="dxa"/>
            <w:shd w:val="clear" w:color="auto" w:fill="FFFFFF"/>
          </w:tcPr>
          <w:p w14:paraId="5A16F9D8" w14:textId="77777777" w:rsidR="005C1A40" w:rsidRPr="005C1A40" w:rsidRDefault="005C1A40" w:rsidP="00AA3057">
            <w:pPr>
              <w:pStyle w:val="ConfidentielpourPremirepage"/>
              <w:rPr>
                <w:color w:val="CF022B"/>
              </w:rPr>
            </w:pPr>
          </w:p>
        </w:tc>
      </w:tr>
      <w:tr w:rsidR="005C1A40" w:rsidRPr="005C1A40" w14:paraId="7CF004E3" w14:textId="77777777" w:rsidTr="00AA08BA">
        <w:trPr>
          <w:trHeight w:val="435"/>
        </w:trPr>
        <w:tc>
          <w:tcPr>
            <w:tcW w:w="597" w:type="dxa"/>
            <w:tcBorders>
              <w:top w:val="nil"/>
              <w:bottom w:val="nil"/>
            </w:tcBorders>
            <w:shd w:val="clear" w:color="auto" w:fill="F3F3F3"/>
          </w:tcPr>
          <w:p w14:paraId="2B890C4B" w14:textId="77777777" w:rsidR="005C1A40" w:rsidRPr="005C1A40" w:rsidRDefault="005C1A40" w:rsidP="00AA3057">
            <w:pPr>
              <w:pStyle w:val="Normalsansretrait"/>
              <w:spacing w:before="0" w:line="240" w:lineRule="auto"/>
              <w:rPr>
                <w:szCs w:val="22"/>
              </w:rPr>
            </w:pPr>
          </w:p>
        </w:tc>
        <w:tc>
          <w:tcPr>
            <w:tcW w:w="347" w:type="dxa"/>
            <w:shd w:val="clear" w:color="auto" w:fill="FFFFFF"/>
          </w:tcPr>
          <w:p w14:paraId="43A95F14" w14:textId="77777777" w:rsidR="005C1A40" w:rsidRPr="005C1A40" w:rsidRDefault="005C1A40" w:rsidP="00AA3057">
            <w:pPr>
              <w:pStyle w:val="Normalsansretrait"/>
              <w:spacing w:before="0" w:line="240" w:lineRule="auto"/>
              <w:rPr>
                <w:szCs w:val="22"/>
              </w:rPr>
            </w:pPr>
          </w:p>
        </w:tc>
        <w:tc>
          <w:tcPr>
            <w:tcW w:w="5543" w:type="dxa"/>
            <w:gridSpan w:val="3"/>
            <w:shd w:val="clear" w:color="auto" w:fill="FFFFFF"/>
          </w:tcPr>
          <w:p w14:paraId="53B16731" w14:textId="77777777" w:rsidR="005C1A40" w:rsidRPr="005C1A40" w:rsidRDefault="00AA08BA" w:rsidP="00AA08BA">
            <w:pPr>
              <w:pStyle w:val="PremirepageClient"/>
            </w:pPr>
            <w:r>
              <w:t>ERICA HUAM</w:t>
            </w:r>
            <w:r w:rsidR="005C1A40" w:rsidRPr="005C1A40">
              <w:fldChar w:fldCharType="begin"/>
            </w:r>
            <w:r w:rsidR="005C1A40" w:rsidRPr="005C1A40">
              <w:instrText xml:space="preserve"> DOCPROPERTY  DOCSPROP_customer  \* MERGEFORMAT </w:instrText>
            </w:r>
            <w:r w:rsidR="005C1A40" w:rsidRPr="005C1A40">
              <w:fldChar w:fldCharType="end"/>
            </w:r>
          </w:p>
        </w:tc>
        <w:tc>
          <w:tcPr>
            <w:tcW w:w="354" w:type="dxa"/>
            <w:shd w:val="clear" w:color="auto" w:fill="FFFFFF"/>
          </w:tcPr>
          <w:p w14:paraId="57D0B657" w14:textId="77777777" w:rsidR="005C1A40" w:rsidRPr="005C1A40" w:rsidRDefault="005C1A40" w:rsidP="00AA3057">
            <w:pPr>
              <w:pStyle w:val="PremirepageClient"/>
            </w:pPr>
          </w:p>
        </w:tc>
      </w:tr>
      <w:tr w:rsidR="005C1A40" w:rsidRPr="005C1A40" w14:paraId="3879093E" w14:textId="77777777" w:rsidTr="00AA08BA">
        <w:trPr>
          <w:trHeight w:val="661"/>
        </w:trPr>
        <w:tc>
          <w:tcPr>
            <w:tcW w:w="597" w:type="dxa"/>
            <w:tcBorders>
              <w:top w:val="nil"/>
              <w:bottom w:val="nil"/>
            </w:tcBorders>
            <w:shd w:val="clear" w:color="auto" w:fill="F3F3F3"/>
          </w:tcPr>
          <w:p w14:paraId="1EF87E24" w14:textId="77777777" w:rsidR="005C1A40" w:rsidRPr="005C1A40" w:rsidRDefault="005C1A40" w:rsidP="00AA3057">
            <w:pPr>
              <w:pStyle w:val="Normalsansretrait"/>
              <w:spacing w:before="0" w:line="240" w:lineRule="auto"/>
              <w:rPr>
                <w:i/>
                <w:szCs w:val="22"/>
              </w:rPr>
            </w:pPr>
          </w:p>
        </w:tc>
        <w:tc>
          <w:tcPr>
            <w:tcW w:w="347" w:type="dxa"/>
            <w:shd w:val="clear" w:color="auto" w:fill="FFFFFF"/>
          </w:tcPr>
          <w:p w14:paraId="3E0BE05A" w14:textId="77777777" w:rsidR="005C1A40" w:rsidRPr="005C1A40" w:rsidRDefault="005C1A40" w:rsidP="00AA3057">
            <w:pPr>
              <w:pStyle w:val="Normalsansretrait"/>
              <w:spacing w:before="0" w:line="240" w:lineRule="auto"/>
              <w:rPr>
                <w:i/>
                <w:szCs w:val="22"/>
              </w:rPr>
            </w:pPr>
          </w:p>
        </w:tc>
        <w:tc>
          <w:tcPr>
            <w:tcW w:w="5543" w:type="dxa"/>
            <w:gridSpan w:val="3"/>
            <w:shd w:val="clear" w:color="auto" w:fill="FFFFFF"/>
          </w:tcPr>
          <w:p w14:paraId="68AABC27" w14:textId="77777777" w:rsidR="005C1A40" w:rsidRPr="005C1A40" w:rsidRDefault="00AA08BA" w:rsidP="00AA3057">
            <w:pPr>
              <w:pStyle w:val="PremirepageduProjet"/>
            </w:pPr>
            <w:r>
              <w:t>MARS – SEPTEMBRE 2015</w:t>
            </w:r>
            <w:r w:rsidR="005C1A40" w:rsidRPr="005C1A40">
              <w:fldChar w:fldCharType="begin"/>
            </w:r>
            <w:r w:rsidR="005C1A40" w:rsidRPr="005C1A40">
              <w:instrText xml:space="preserve"> DOCPROPERTY  DOCSPROP_project  \* MERGEFORMAT </w:instrText>
            </w:r>
            <w:r w:rsidR="005C1A40" w:rsidRPr="005C1A40">
              <w:fldChar w:fldCharType="end"/>
            </w:r>
          </w:p>
        </w:tc>
        <w:tc>
          <w:tcPr>
            <w:tcW w:w="354" w:type="dxa"/>
            <w:tcBorders>
              <w:bottom w:val="nil"/>
            </w:tcBorders>
            <w:shd w:val="clear" w:color="auto" w:fill="FFFFFF"/>
          </w:tcPr>
          <w:p w14:paraId="79010DBD" w14:textId="77777777" w:rsidR="005C1A40" w:rsidRPr="005C1A40" w:rsidRDefault="005C1A40" w:rsidP="00AA3057">
            <w:pPr>
              <w:pStyle w:val="PremirepageduProjet"/>
            </w:pPr>
          </w:p>
        </w:tc>
      </w:tr>
      <w:tr w:rsidR="005C1A40" w:rsidRPr="005C1A40" w14:paraId="515D16E0" w14:textId="77777777" w:rsidTr="00AA08BA">
        <w:trPr>
          <w:trHeight w:val="1145"/>
        </w:trPr>
        <w:tc>
          <w:tcPr>
            <w:tcW w:w="597" w:type="dxa"/>
            <w:tcBorders>
              <w:top w:val="nil"/>
              <w:bottom w:val="nil"/>
            </w:tcBorders>
            <w:shd w:val="clear" w:color="auto" w:fill="F3F3F3"/>
          </w:tcPr>
          <w:p w14:paraId="1664537C" w14:textId="77777777" w:rsidR="005C1A40" w:rsidRPr="005C1A40" w:rsidRDefault="005C1A40" w:rsidP="00AA3057">
            <w:pPr>
              <w:pStyle w:val="Normalsansretrait"/>
              <w:spacing w:before="0" w:line="60" w:lineRule="exact"/>
            </w:pPr>
          </w:p>
        </w:tc>
        <w:tc>
          <w:tcPr>
            <w:tcW w:w="347" w:type="dxa"/>
            <w:shd w:val="clear" w:color="auto" w:fill="FFFFFF"/>
          </w:tcPr>
          <w:p w14:paraId="21E38C39" w14:textId="77777777" w:rsidR="005C1A40" w:rsidRPr="005C1A40" w:rsidRDefault="005C1A40" w:rsidP="00AA3057">
            <w:pPr>
              <w:pStyle w:val="Normalsansretrait"/>
              <w:spacing w:before="0" w:line="60" w:lineRule="exact"/>
            </w:pPr>
          </w:p>
        </w:tc>
        <w:tc>
          <w:tcPr>
            <w:tcW w:w="5543" w:type="dxa"/>
            <w:gridSpan w:val="3"/>
            <w:tcBorders>
              <w:bottom w:val="single" w:sz="4" w:space="0" w:color="C0C0C0"/>
            </w:tcBorders>
            <w:shd w:val="clear" w:color="auto" w:fill="FFFFFF"/>
          </w:tcPr>
          <w:p w14:paraId="318727D2" w14:textId="77777777" w:rsidR="005C1A40" w:rsidRPr="005C1A40" w:rsidRDefault="00656155" w:rsidP="00AA3057">
            <w:pPr>
              <w:pStyle w:val="TitredePremirepage"/>
              <w:rPr>
                <w:color w:val="CF022B"/>
              </w:rPr>
            </w:pPr>
            <w:r>
              <w:rPr>
                <w:color w:val="CF022B"/>
              </w:rPr>
              <w:t>Maintenance évolutive et corrective au sein d’un centre de service SOPRA STERIA pour la SNCF</w:t>
            </w:r>
            <w:r w:rsidR="005C1A40" w:rsidRPr="005C1A40">
              <w:rPr>
                <w:color w:val="CF022B"/>
              </w:rPr>
              <w:fldChar w:fldCharType="begin"/>
            </w:r>
            <w:r w:rsidR="005C1A40" w:rsidRPr="005C1A40">
              <w:rPr>
                <w:color w:val="CF022B"/>
              </w:rPr>
              <w:instrText xml:space="preserve"> DOCPROPERTY  DOCSPROP_title  \* MERGEFORMAT </w:instrText>
            </w:r>
            <w:r w:rsidR="005C1A40" w:rsidRPr="005C1A40">
              <w:rPr>
                <w:color w:val="CF022B"/>
              </w:rPr>
              <w:fldChar w:fldCharType="end"/>
            </w:r>
            <w:r w:rsidR="005C1A40" w:rsidRPr="005C1A40">
              <w:rPr>
                <w:color w:val="CF022B"/>
              </w:rPr>
              <w:t xml:space="preserve"> </w:t>
            </w:r>
          </w:p>
        </w:tc>
        <w:tc>
          <w:tcPr>
            <w:tcW w:w="354" w:type="dxa"/>
            <w:tcBorders>
              <w:top w:val="nil"/>
              <w:bottom w:val="nil"/>
            </w:tcBorders>
            <w:shd w:val="clear" w:color="auto" w:fill="FFFFFF"/>
          </w:tcPr>
          <w:p w14:paraId="290F7736" w14:textId="77777777" w:rsidR="005C1A40" w:rsidRPr="005C1A40" w:rsidRDefault="005C1A40" w:rsidP="00AA3057">
            <w:pPr>
              <w:pStyle w:val="TitredePremirepage"/>
              <w:rPr>
                <w:color w:val="CF022B"/>
              </w:rPr>
            </w:pPr>
          </w:p>
        </w:tc>
      </w:tr>
      <w:tr w:rsidR="005C1A40" w:rsidRPr="005C1A40" w14:paraId="05052E29" w14:textId="77777777" w:rsidTr="00AA08BA">
        <w:tc>
          <w:tcPr>
            <w:tcW w:w="597" w:type="dxa"/>
            <w:tcBorders>
              <w:top w:val="nil"/>
              <w:bottom w:val="nil"/>
            </w:tcBorders>
            <w:shd w:val="clear" w:color="auto" w:fill="F3F3F3"/>
          </w:tcPr>
          <w:p w14:paraId="7B437B6B" w14:textId="77777777" w:rsidR="005C1A40" w:rsidRPr="005C1A40" w:rsidRDefault="005C1A40" w:rsidP="00AA3057">
            <w:pPr>
              <w:pStyle w:val="Normalsansretrait"/>
              <w:spacing w:before="0" w:line="240" w:lineRule="auto"/>
            </w:pPr>
          </w:p>
        </w:tc>
        <w:tc>
          <w:tcPr>
            <w:tcW w:w="347" w:type="dxa"/>
            <w:shd w:val="clear" w:color="auto" w:fill="FFFFFF"/>
          </w:tcPr>
          <w:p w14:paraId="66E2B539" w14:textId="77777777" w:rsidR="005C1A40" w:rsidRPr="005C1A40" w:rsidRDefault="005C1A40" w:rsidP="00AA3057">
            <w:pPr>
              <w:pStyle w:val="Normalsansretrait"/>
              <w:spacing w:before="0" w:line="240" w:lineRule="auto"/>
            </w:pPr>
          </w:p>
        </w:tc>
        <w:tc>
          <w:tcPr>
            <w:tcW w:w="5543" w:type="dxa"/>
            <w:gridSpan w:val="3"/>
            <w:tcBorders>
              <w:top w:val="single" w:sz="4" w:space="0" w:color="C0C0C0"/>
              <w:bottom w:val="nil"/>
            </w:tcBorders>
            <w:shd w:val="clear" w:color="auto" w:fill="FFFFFF"/>
          </w:tcPr>
          <w:p w14:paraId="224F4791" w14:textId="77777777" w:rsidR="005C1A40" w:rsidRPr="005C1A40" w:rsidRDefault="00AA08BA" w:rsidP="00AA3057">
            <w:pPr>
              <w:pStyle w:val="Info"/>
            </w:pPr>
            <w:r>
              <w:t>Tuteur en entreprise : M. Nicolas CHAPOT</w:t>
            </w:r>
          </w:p>
        </w:tc>
        <w:tc>
          <w:tcPr>
            <w:tcW w:w="354" w:type="dxa"/>
            <w:tcBorders>
              <w:top w:val="nil"/>
              <w:bottom w:val="nil"/>
            </w:tcBorders>
            <w:shd w:val="clear" w:color="auto" w:fill="FFFFFF"/>
          </w:tcPr>
          <w:p w14:paraId="567942D1" w14:textId="77777777" w:rsidR="005C1A40" w:rsidRPr="005C1A40" w:rsidRDefault="005C1A40" w:rsidP="00AA3057">
            <w:pPr>
              <w:pStyle w:val="Info"/>
            </w:pPr>
          </w:p>
        </w:tc>
      </w:tr>
      <w:tr w:rsidR="005C1A40" w:rsidRPr="005C1A40" w14:paraId="66D120FA" w14:textId="77777777" w:rsidTr="00AA08BA">
        <w:tc>
          <w:tcPr>
            <w:tcW w:w="597" w:type="dxa"/>
            <w:tcBorders>
              <w:top w:val="nil"/>
              <w:bottom w:val="nil"/>
            </w:tcBorders>
            <w:shd w:val="clear" w:color="auto" w:fill="F3F3F3"/>
          </w:tcPr>
          <w:p w14:paraId="32C89364" w14:textId="77777777" w:rsidR="005C1A40" w:rsidRPr="005C1A40" w:rsidRDefault="005C1A40" w:rsidP="00AA3057">
            <w:pPr>
              <w:pStyle w:val="Normalsansretrait"/>
              <w:spacing w:before="0" w:line="240" w:lineRule="auto"/>
            </w:pPr>
          </w:p>
        </w:tc>
        <w:tc>
          <w:tcPr>
            <w:tcW w:w="347" w:type="dxa"/>
            <w:shd w:val="clear" w:color="auto" w:fill="FFFFFF"/>
          </w:tcPr>
          <w:p w14:paraId="53CB3B85" w14:textId="77777777" w:rsidR="005C1A40" w:rsidRPr="005C1A40" w:rsidRDefault="005C1A40" w:rsidP="00AA3057">
            <w:pPr>
              <w:pStyle w:val="Normalsansretrait"/>
              <w:spacing w:before="0" w:line="240" w:lineRule="auto"/>
            </w:pPr>
          </w:p>
        </w:tc>
        <w:tc>
          <w:tcPr>
            <w:tcW w:w="5543" w:type="dxa"/>
            <w:gridSpan w:val="3"/>
            <w:tcBorders>
              <w:top w:val="nil"/>
            </w:tcBorders>
            <w:shd w:val="clear" w:color="auto" w:fill="FFFFFF"/>
          </w:tcPr>
          <w:p w14:paraId="36B72F24" w14:textId="47025348" w:rsidR="005C1A40" w:rsidRPr="005C1A40" w:rsidRDefault="00AA08BA" w:rsidP="00EC15A0">
            <w:pPr>
              <w:pStyle w:val="Info"/>
            </w:pPr>
            <w:r>
              <w:t>Tuteur universitaire : M. Hugues FAUCONNIER</w:t>
            </w:r>
          </w:p>
        </w:tc>
        <w:tc>
          <w:tcPr>
            <w:tcW w:w="354" w:type="dxa"/>
            <w:tcBorders>
              <w:top w:val="nil"/>
            </w:tcBorders>
            <w:shd w:val="clear" w:color="auto" w:fill="FFFFFF"/>
          </w:tcPr>
          <w:p w14:paraId="2C98390B" w14:textId="77777777" w:rsidR="005C1A40" w:rsidRPr="005C1A40" w:rsidRDefault="005C1A40" w:rsidP="00AA3057">
            <w:pPr>
              <w:pStyle w:val="Info"/>
            </w:pPr>
          </w:p>
        </w:tc>
      </w:tr>
      <w:tr w:rsidR="005C1A40" w:rsidRPr="005C1A40" w14:paraId="322B720D" w14:textId="77777777" w:rsidTr="00AA08BA">
        <w:tc>
          <w:tcPr>
            <w:tcW w:w="597" w:type="dxa"/>
            <w:tcBorders>
              <w:top w:val="nil"/>
              <w:bottom w:val="single" w:sz="4" w:space="0" w:color="CF022B"/>
            </w:tcBorders>
            <w:shd w:val="clear" w:color="auto" w:fill="F3F3F3"/>
          </w:tcPr>
          <w:p w14:paraId="7FEB09AF" w14:textId="77777777" w:rsidR="005C1A40" w:rsidRPr="005C1A40" w:rsidRDefault="005C1A40" w:rsidP="00AA3057">
            <w:pPr>
              <w:pStyle w:val="Normalsansretrait"/>
              <w:spacing w:before="0" w:line="240" w:lineRule="auto"/>
            </w:pPr>
          </w:p>
        </w:tc>
        <w:tc>
          <w:tcPr>
            <w:tcW w:w="347" w:type="dxa"/>
            <w:tcBorders>
              <w:bottom w:val="single" w:sz="4" w:space="0" w:color="CF022B"/>
            </w:tcBorders>
            <w:shd w:val="clear" w:color="auto" w:fill="FFFFFF"/>
          </w:tcPr>
          <w:p w14:paraId="76DF69DE" w14:textId="77777777" w:rsidR="005C1A40" w:rsidRPr="005C1A40" w:rsidRDefault="005C1A40" w:rsidP="00AA3057">
            <w:pPr>
              <w:pStyle w:val="Normalsansretrait"/>
              <w:spacing w:before="0" w:line="240" w:lineRule="auto"/>
            </w:pPr>
          </w:p>
        </w:tc>
        <w:tc>
          <w:tcPr>
            <w:tcW w:w="4067" w:type="dxa"/>
            <w:gridSpan w:val="2"/>
            <w:tcBorders>
              <w:bottom w:val="single" w:sz="4" w:space="0" w:color="CF022B"/>
            </w:tcBorders>
            <w:shd w:val="clear" w:color="auto" w:fill="FFFFFF"/>
          </w:tcPr>
          <w:p w14:paraId="73ED6E0B" w14:textId="77777777" w:rsidR="005C1A40" w:rsidRPr="005C1A40" w:rsidRDefault="005C1A40" w:rsidP="00AA3057">
            <w:pPr>
              <w:pStyle w:val="Normalsansretrait"/>
              <w:spacing w:before="0" w:line="240" w:lineRule="auto"/>
              <w:ind w:left="57"/>
            </w:pPr>
          </w:p>
        </w:tc>
        <w:tc>
          <w:tcPr>
            <w:tcW w:w="1476" w:type="dxa"/>
            <w:tcBorders>
              <w:bottom w:val="single" w:sz="4" w:space="0" w:color="CF022B"/>
            </w:tcBorders>
            <w:shd w:val="clear" w:color="auto" w:fill="FFFFFF"/>
          </w:tcPr>
          <w:p w14:paraId="76A39AB2" w14:textId="77777777" w:rsidR="005C1A40" w:rsidRPr="005C1A40" w:rsidRDefault="005C1A40" w:rsidP="00AA3057">
            <w:pPr>
              <w:pStyle w:val="Normalsansretrait"/>
              <w:keepNext/>
              <w:keepLines/>
              <w:spacing w:before="0" w:line="240" w:lineRule="auto"/>
              <w:ind w:left="132" w:right="16"/>
              <w:rPr>
                <w:rFonts w:ascii="Century Gothic" w:hAnsi="Century Gothic"/>
                <w:szCs w:val="18"/>
              </w:rPr>
            </w:pPr>
          </w:p>
        </w:tc>
        <w:tc>
          <w:tcPr>
            <w:tcW w:w="354" w:type="dxa"/>
            <w:tcBorders>
              <w:bottom w:val="single" w:sz="4" w:space="0" w:color="CF022B"/>
            </w:tcBorders>
            <w:shd w:val="clear" w:color="auto" w:fill="FFFFFF"/>
          </w:tcPr>
          <w:p w14:paraId="7D72A4DB" w14:textId="77777777" w:rsidR="005C1A40" w:rsidRPr="005C1A40" w:rsidRDefault="005C1A40" w:rsidP="00AA3057">
            <w:pPr>
              <w:pStyle w:val="Normalsansretrait"/>
              <w:keepNext/>
              <w:keepLines/>
              <w:spacing w:before="0" w:line="240" w:lineRule="auto"/>
              <w:ind w:left="132" w:right="16"/>
              <w:rPr>
                <w:rFonts w:ascii="Century Gothic" w:hAnsi="Century Gothic"/>
                <w:szCs w:val="18"/>
              </w:rPr>
            </w:pPr>
          </w:p>
        </w:tc>
      </w:tr>
    </w:tbl>
    <w:p w14:paraId="47C32661" w14:textId="77777777" w:rsidR="005C1A40" w:rsidRPr="005C1A40" w:rsidRDefault="005C1A40" w:rsidP="005C1A40">
      <w:pPr>
        <w:pStyle w:val="Normalsansretrait"/>
      </w:pPr>
    </w:p>
    <w:p w14:paraId="24A41FEC" w14:textId="77777777" w:rsidR="005C1A40" w:rsidRPr="005C1A40" w:rsidRDefault="005C1A40" w:rsidP="00820EEE">
      <w:r w:rsidRPr="005C1A40">
        <w:br w:type="page"/>
      </w:r>
    </w:p>
    <w:p w14:paraId="47695B8E" w14:textId="77777777" w:rsidR="005C1A40" w:rsidRPr="005C1A40" w:rsidRDefault="005C1A40" w:rsidP="005C1A40">
      <w:pPr>
        <w:pStyle w:val="TitredeDossier"/>
      </w:pPr>
      <w:r w:rsidRPr="005C1A40">
        <w:lastRenderedPageBreak/>
        <w:fldChar w:fldCharType="begin"/>
      </w:r>
      <w:r w:rsidRPr="005C1A40">
        <w:instrText xml:space="preserve"> DOCPROPERTY  DOCSLABEL_to  </w:instrText>
      </w:r>
      <w:r w:rsidRPr="005C1A40">
        <w:fldChar w:fldCharType="separate"/>
      </w:r>
      <w:r w:rsidR="00270D86">
        <w:t>Remerciements</w:t>
      </w:r>
      <w:r w:rsidRPr="005C1A40">
        <w:fldChar w:fldCharType="end"/>
      </w:r>
    </w:p>
    <w:p w14:paraId="2FEA209E" w14:textId="77777777" w:rsidR="005C1A40" w:rsidRDefault="00270D86" w:rsidP="00820EEE">
      <w:r>
        <w:t xml:space="preserve">Je tiens à remercier toutes les personnes ayant contribué à l’aboutissement </w:t>
      </w:r>
      <w:r w:rsidRPr="00251650">
        <w:t>réussi</w:t>
      </w:r>
      <w:r>
        <w:t xml:space="preserve"> de mon stage, en </w:t>
      </w:r>
      <w:r w:rsidR="00F64BC2">
        <w:t>particulier </w:t>
      </w:r>
      <w:r w:rsidR="00587A5F">
        <w:t>:</w:t>
      </w:r>
    </w:p>
    <w:p w14:paraId="43F2128F" w14:textId="77777777" w:rsidR="00C5051B" w:rsidRDefault="00C5051B" w:rsidP="00820EEE"/>
    <w:p w14:paraId="38BEC487" w14:textId="77777777" w:rsidR="00C5051B" w:rsidRDefault="00C5051B" w:rsidP="00820EEE">
      <w:r>
        <w:t>Dans un premier temps, l’ensemble de l’équipe pédagogique de l’Université Paris Diderot qui m’a permis d’obtenir les connaissances théoriques et pratiques nécessaires durant ma formation.</w:t>
      </w:r>
    </w:p>
    <w:p w14:paraId="09863AF3" w14:textId="77777777" w:rsidR="00587A5F" w:rsidRDefault="00587A5F" w:rsidP="00820EEE"/>
    <w:p w14:paraId="7D902FD3" w14:textId="77777777" w:rsidR="006E7F22" w:rsidRDefault="006E7F22" w:rsidP="00820EEE">
      <w:r>
        <w:t>M. LEDAGUENEL, directeur adjoint d’agence de la division Industrie &amp; Transport qui a bien voulu m’accueillir en tant que stagiaire dans son agence.</w:t>
      </w:r>
    </w:p>
    <w:p w14:paraId="1F87B0A8" w14:textId="77777777" w:rsidR="006E7F22" w:rsidRDefault="006E7F22" w:rsidP="00820EEE"/>
    <w:p w14:paraId="3390F260" w14:textId="77777777" w:rsidR="00587A5F" w:rsidRDefault="00F22A10" w:rsidP="00820EEE">
      <w:r>
        <w:t xml:space="preserve">M. SALIEGE, directeur de projet SOPRA STERIA, </w:t>
      </w:r>
      <w:r w:rsidR="00E71505">
        <w:t>pour sa confiance et pour son attention à l’égard du déroulement de mon stage.</w:t>
      </w:r>
    </w:p>
    <w:p w14:paraId="5AAF2271" w14:textId="77777777" w:rsidR="00F22A10" w:rsidRDefault="00F22A10" w:rsidP="00820EEE"/>
    <w:p w14:paraId="0BC93387" w14:textId="77777777" w:rsidR="00F22A10" w:rsidRDefault="00F22A10" w:rsidP="00820EEE">
      <w:r>
        <w:t>M. CHAPOT, chef de projet SOPRA STE</w:t>
      </w:r>
      <w:r w:rsidR="00E71505">
        <w:t>RIA et tuteur de stage, qui m’a fait confiance lors de mon recrutement et permis de réaliser ce stage. M. CHAPOT a facilité mon intégration au sein du centre de services et m’a consacré beaucoup de temps</w:t>
      </w:r>
      <w:r w:rsidR="006E7F22">
        <w:t>.</w:t>
      </w:r>
    </w:p>
    <w:p w14:paraId="40CA79CA" w14:textId="77777777" w:rsidR="00F22A10" w:rsidRDefault="00F22A10" w:rsidP="00820EEE"/>
    <w:p w14:paraId="32AF199E" w14:textId="77777777" w:rsidR="00F22A10" w:rsidRDefault="00F22A10" w:rsidP="00820EEE">
      <w:r>
        <w:t>Mme DUMAND, chef de projet opérationnel SOPRA STERIA,</w:t>
      </w:r>
      <w:r w:rsidR="006E7F22">
        <w:t xml:space="preserve"> qui a toujours été disponible et dont l’aide a été bénéfique et constructive.</w:t>
      </w:r>
      <w:r>
        <w:t xml:space="preserve"> </w:t>
      </w:r>
    </w:p>
    <w:p w14:paraId="02769712" w14:textId="77777777" w:rsidR="00F22A10" w:rsidRDefault="00F22A10" w:rsidP="00820EEE"/>
    <w:p w14:paraId="1A8E4AC2" w14:textId="77777777" w:rsidR="00F22A10" w:rsidRDefault="00F22A10" w:rsidP="00820EEE">
      <w:r>
        <w:t>M. RIO et M. DARTUS, responsables de domaine,</w:t>
      </w:r>
      <w:r w:rsidR="006E7F22">
        <w:t xml:space="preserve"> qui m’ont toujours apporté aide et soutien</w:t>
      </w:r>
      <w:ins w:id="2" w:author="HUAM Erica" w:date="2015-08-27T10:46:00Z">
        <w:r w:rsidR="00F64BC2">
          <w:t xml:space="preserve"> </w:t>
        </w:r>
      </w:ins>
      <w:r w:rsidR="00251650">
        <w:t>d’un</w:t>
      </w:r>
      <w:r w:rsidR="006E7F22">
        <w:t xml:space="preserve"> point de vue technique </w:t>
      </w:r>
      <w:r w:rsidR="00F64BC2">
        <w:t>et</w:t>
      </w:r>
      <w:r w:rsidR="006E7F22">
        <w:t xml:space="preserve"> fonctionnel.</w:t>
      </w:r>
    </w:p>
    <w:p w14:paraId="5FD6B750" w14:textId="77777777" w:rsidR="00F22A10" w:rsidRDefault="00F22A10" w:rsidP="00820EEE"/>
    <w:p w14:paraId="4B4369CE" w14:textId="77777777" w:rsidR="00F22A10" w:rsidRDefault="00F22A10" w:rsidP="00820EEE">
      <w:r>
        <w:t>Mme MOUSQUES, chargée de recrutement,</w:t>
      </w:r>
      <w:r w:rsidR="00231E1F">
        <w:t xml:space="preserve"> </w:t>
      </w:r>
      <w:r w:rsidR="006E7F22">
        <w:t>qui a facilité mon entrée dans l’entreprise et m’a apporté beaucoup de réponses.</w:t>
      </w:r>
    </w:p>
    <w:p w14:paraId="743ED355" w14:textId="77777777" w:rsidR="00F22A10" w:rsidRDefault="00F22A10" w:rsidP="00820EEE"/>
    <w:p w14:paraId="293E595E" w14:textId="77777777" w:rsidR="00F22A10" w:rsidRDefault="00F22A10" w:rsidP="00820EEE">
      <w:r>
        <w:t>L’ensemble du centre de service et mes collègues, pour leur accueil bienveillant et</w:t>
      </w:r>
      <w:r w:rsidR="006E7F22">
        <w:t xml:space="preserve"> leurs conseils, ainsi que leur patience face à mes questions tout au long </w:t>
      </w:r>
      <w:r w:rsidR="00251650">
        <w:t>de cette expérience</w:t>
      </w:r>
      <w:r w:rsidR="006E7F22">
        <w:t>.</w:t>
      </w:r>
    </w:p>
    <w:p w14:paraId="57F73DCB" w14:textId="77777777" w:rsidR="00F22A10" w:rsidRDefault="00F22A10" w:rsidP="00820EEE"/>
    <w:p w14:paraId="430A7BFF" w14:textId="77777777" w:rsidR="006171AC" w:rsidRPr="005C1A40" w:rsidRDefault="00820EEE" w:rsidP="00820EEE">
      <w:pPr>
        <w:spacing w:before="0" w:line="240" w:lineRule="auto"/>
        <w:jc w:val="left"/>
      </w:pPr>
      <w:r>
        <w:br w:type="page"/>
      </w:r>
    </w:p>
    <w:p w14:paraId="0443CB05" w14:textId="77777777" w:rsidR="006171AC" w:rsidRDefault="00CF7DDF" w:rsidP="00CF7DDF">
      <w:pPr>
        <w:pStyle w:val="TitredeDossier"/>
      </w:pPr>
      <w:r>
        <w:lastRenderedPageBreak/>
        <w:t>Résumé</w:t>
      </w:r>
    </w:p>
    <w:p w14:paraId="37D02914" w14:textId="77777777" w:rsidR="005C1A40" w:rsidRPr="005C1A40" w:rsidRDefault="004C1C55" w:rsidP="005C1A40">
      <w:pPr>
        <w:pStyle w:val="TitredelHistorique"/>
      </w:pPr>
      <w:r>
        <w:fldChar w:fldCharType="begin"/>
      </w:r>
      <w:r>
        <w:instrText xml:space="preserve"> DOCPROPERTY  DOCSLABEL_documenthistory  \* MERGEFORMAT </w:instrText>
      </w:r>
      <w:r>
        <w:fldChar w:fldCharType="end"/>
      </w:r>
    </w:p>
    <w:p w14:paraId="47C4A8D3" w14:textId="77777777" w:rsidR="006171AC" w:rsidRDefault="006171AC" w:rsidP="00820EEE">
      <w:r>
        <w:t>Ce rapport a pour but de présenter un stage de fin d’étude permettant mon insertion dans la vie professionnelle. Ce document donne un aperçu de l’ent</w:t>
      </w:r>
      <w:r w:rsidR="007A43C8">
        <w:t>reprise choisie et son activité.</w:t>
      </w:r>
    </w:p>
    <w:p w14:paraId="5E8D8835" w14:textId="77777777" w:rsidR="006171AC" w:rsidRDefault="006171AC" w:rsidP="00820EEE"/>
    <w:p w14:paraId="76AF461F" w14:textId="77777777" w:rsidR="006171AC" w:rsidRDefault="006171AC" w:rsidP="00820EEE">
      <w:r>
        <w:t xml:space="preserve">J’ai choisi </w:t>
      </w:r>
      <w:r w:rsidR="00251650">
        <w:t>un stage d’</w:t>
      </w:r>
      <w:r>
        <w:t xml:space="preserve">une durée de six mois afin de profiter au maximum de cette période de découverte et d’apprentissage. </w:t>
      </w:r>
      <w:r w:rsidR="00251650">
        <w:t>J’ai ainsi pu</w:t>
      </w:r>
      <w:r w:rsidR="007A43C8">
        <w:t xml:space="preserve"> découvrir l</w:t>
      </w:r>
      <w:r>
        <w:t>es méthodes de travail</w:t>
      </w:r>
      <w:r w:rsidR="007A43C8">
        <w:t xml:space="preserve"> d’une entreprise de services</w:t>
      </w:r>
      <w:r>
        <w:t>.</w:t>
      </w:r>
    </w:p>
    <w:p w14:paraId="3D22108B" w14:textId="77777777" w:rsidR="006171AC" w:rsidRDefault="006171AC" w:rsidP="00820EEE"/>
    <w:p w14:paraId="5EE172F2" w14:textId="77777777" w:rsidR="006171AC" w:rsidRDefault="006171AC" w:rsidP="00820EEE">
      <w:r>
        <w:t xml:space="preserve">L’entreprise que j’ai choisi, </w:t>
      </w:r>
      <w:r w:rsidR="003C6CEA">
        <w:t>SOPRA STERIA</w:t>
      </w:r>
      <w:r>
        <w:t>, est une E</w:t>
      </w:r>
      <w:r w:rsidR="00CF7DDF">
        <w:t xml:space="preserve">ntreprise de </w:t>
      </w:r>
      <w:r>
        <w:t>S</w:t>
      </w:r>
      <w:r w:rsidR="00CF7DDF">
        <w:t xml:space="preserve">ervices du </w:t>
      </w:r>
      <w:r>
        <w:t>N</w:t>
      </w:r>
      <w:r w:rsidR="00CF7DDF">
        <w:t>umérique</w:t>
      </w:r>
      <w:r>
        <w:t xml:space="preserve"> </w:t>
      </w:r>
      <w:r w:rsidR="00CF7DDF">
        <w:t xml:space="preserve">(ESN) </w:t>
      </w:r>
      <w:r>
        <w:t xml:space="preserve">qui m’a permis de découvrir un large panel de domaines </w:t>
      </w:r>
      <w:r w:rsidR="007A43C8">
        <w:t xml:space="preserve">chacun </w:t>
      </w:r>
      <w:r>
        <w:t>nécessitant des services informatiques diversifiés et utilisant des technologies spécifiques.</w:t>
      </w:r>
    </w:p>
    <w:p w14:paraId="0A038E93" w14:textId="77777777" w:rsidR="006171AC" w:rsidRDefault="006171AC" w:rsidP="00820EEE"/>
    <w:p w14:paraId="45815D04" w14:textId="77777777" w:rsidR="006171AC" w:rsidRDefault="006171AC" w:rsidP="00820EEE">
      <w:r>
        <w:t xml:space="preserve">Pour ce stage j’ai été placée en mission dans le Centre de Service de la SNCF situé à Ermont (Val d’Oise, 95). Pour ce client, </w:t>
      </w:r>
      <w:r w:rsidR="007A43C8">
        <w:t xml:space="preserve">la société </w:t>
      </w:r>
      <w:r w:rsidR="003C6CEA">
        <w:t xml:space="preserve">SOPRA STERIA </w:t>
      </w:r>
      <w:r>
        <w:t xml:space="preserve">a pour mission de réaliser une refonte du système de production des horaires de train. </w:t>
      </w:r>
    </w:p>
    <w:p w14:paraId="0EDA4476" w14:textId="77777777" w:rsidR="006171AC" w:rsidRDefault="006171AC" w:rsidP="00820EEE"/>
    <w:p w14:paraId="66812CD2" w14:textId="77777777" w:rsidR="005C1A40" w:rsidRPr="005C1A40" w:rsidRDefault="00EF6276" w:rsidP="00820EEE">
      <w:r>
        <w:t xml:space="preserve">Durant ces six mois, j’ai optimisé mes méthodes de travail en développement et appris à trouver ma place au sein d’une équipe professionnelle. </w:t>
      </w:r>
      <w:r w:rsidR="006171AC">
        <w:t>J’ai également eu l’occasion d’apprendre de nouvelles technologies et de comprendre le déroulement des activités au sein d’une entreprise de grande envergure.</w:t>
      </w:r>
    </w:p>
    <w:p w14:paraId="04A158D9" w14:textId="77777777" w:rsidR="00CF7DDF" w:rsidRDefault="00CF7DDF" w:rsidP="00820EEE">
      <w:r>
        <w:br w:type="page"/>
      </w:r>
    </w:p>
    <w:p w14:paraId="3CDA272B" w14:textId="77777777" w:rsidR="00CF7DDF" w:rsidRDefault="00CF7DDF" w:rsidP="00CF7DDF">
      <w:pPr>
        <w:pStyle w:val="TitredeDossier"/>
      </w:pPr>
      <w:r>
        <w:lastRenderedPageBreak/>
        <w:t>Abréviations</w:t>
      </w:r>
    </w:p>
    <w:tbl>
      <w:tblPr>
        <w:tblStyle w:val="TableauavecGrille"/>
        <w:tblW w:w="0" w:type="auto"/>
        <w:tblLook w:val="04A0" w:firstRow="1" w:lastRow="0" w:firstColumn="1" w:lastColumn="0" w:noHBand="0" w:noVBand="1"/>
      </w:tblPr>
      <w:tblGrid>
        <w:gridCol w:w="4752"/>
        <w:gridCol w:w="4763"/>
      </w:tblGrid>
      <w:tr w:rsidR="0094465E" w14:paraId="3B31573E" w14:textId="77777777" w:rsidTr="00B6794C">
        <w:trPr>
          <w:cnfStyle w:val="100000000000" w:firstRow="1" w:lastRow="0" w:firstColumn="0" w:lastColumn="0" w:oddVBand="0" w:evenVBand="0" w:oddHBand="0" w:evenHBand="0" w:firstRowFirstColumn="0" w:firstRowLastColumn="0" w:lastRowFirstColumn="0" w:lastRowLastColumn="0"/>
        </w:trPr>
        <w:tc>
          <w:tcPr>
            <w:tcW w:w="9515" w:type="dxa"/>
            <w:gridSpan w:val="2"/>
          </w:tcPr>
          <w:p w14:paraId="181D6827" w14:textId="77777777" w:rsidR="0094465E" w:rsidRDefault="0094465E" w:rsidP="00CF7DDF">
            <w:pPr>
              <w:pStyle w:val="NormalsansretraitDocs"/>
            </w:pPr>
            <w:r>
              <w:t>Abréviations utilisées dans ce document</w:t>
            </w:r>
          </w:p>
        </w:tc>
      </w:tr>
      <w:tr w:rsidR="00CF7DDF" w14:paraId="52CACFA1" w14:textId="77777777" w:rsidTr="00B6794C">
        <w:tc>
          <w:tcPr>
            <w:tcW w:w="4752" w:type="dxa"/>
          </w:tcPr>
          <w:p w14:paraId="6EECAC67" w14:textId="77777777" w:rsidR="00CF7DDF" w:rsidRDefault="00CF7DDF" w:rsidP="0094465E">
            <w:pPr>
              <w:pStyle w:val="NormalsansretraitDocs"/>
              <w:ind w:left="0"/>
            </w:pPr>
            <w:r>
              <w:t>ESN</w:t>
            </w:r>
          </w:p>
        </w:tc>
        <w:tc>
          <w:tcPr>
            <w:tcW w:w="4763" w:type="dxa"/>
          </w:tcPr>
          <w:p w14:paraId="089EE52E" w14:textId="77777777" w:rsidR="00CF7DDF" w:rsidRDefault="00CF7DDF" w:rsidP="0094465E">
            <w:pPr>
              <w:pStyle w:val="NormalsansretraitDocs"/>
              <w:ind w:left="0"/>
            </w:pPr>
            <w:r>
              <w:t>Entreprise de Service du Numérique (anciennement SSII)</w:t>
            </w:r>
          </w:p>
        </w:tc>
      </w:tr>
      <w:tr w:rsidR="00CF7DDF" w14:paraId="0F839AFB" w14:textId="77777777" w:rsidTr="00B6794C">
        <w:tc>
          <w:tcPr>
            <w:tcW w:w="4752" w:type="dxa"/>
          </w:tcPr>
          <w:p w14:paraId="498C3CFD" w14:textId="77777777" w:rsidR="00CF7DDF" w:rsidRDefault="00CF7DDF" w:rsidP="0094465E">
            <w:pPr>
              <w:pStyle w:val="NormalsansretraitDocs"/>
              <w:ind w:left="0"/>
            </w:pPr>
            <w:r>
              <w:t>CDS</w:t>
            </w:r>
          </w:p>
        </w:tc>
        <w:tc>
          <w:tcPr>
            <w:tcW w:w="4763" w:type="dxa"/>
          </w:tcPr>
          <w:p w14:paraId="240C8629" w14:textId="77777777" w:rsidR="00152014" w:rsidRDefault="00CF7DDF" w:rsidP="00152014">
            <w:pPr>
              <w:pStyle w:val="NormalsansretraitDocs"/>
              <w:tabs>
                <w:tab w:val="right" w:pos="4547"/>
              </w:tabs>
              <w:ind w:left="0"/>
            </w:pPr>
            <w:r>
              <w:t>Centre de Services</w:t>
            </w:r>
            <w:r w:rsidR="00152014">
              <w:tab/>
            </w:r>
          </w:p>
        </w:tc>
      </w:tr>
      <w:tr w:rsidR="00CF7DDF" w14:paraId="24003B38" w14:textId="77777777" w:rsidTr="00B6794C">
        <w:tc>
          <w:tcPr>
            <w:tcW w:w="4752" w:type="dxa"/>
          </w:tcPr>
          <w:p w14:paraId="46DD389E" w14:textId="77777777" w:rsidR="00CF7DDF" w:rsidRDefault="00152014" w:rsidP="0094465E">
            <w:pPr>
              <w:pStyle w:val="NormalsansretraitDocs"/>
              <w:ind w:left="0"/>
            </w:pPr>
            <w:r>
              <w:t>MOA</w:t>
            </w:r>
          </w:p>
        </w:tc>
        <w:tc>
          <w:tcPr>
            <w:tcW w:w="4763" w:type="dxa"/>
          </w:tcPr>
          <w:p w14:paraId="2FD1F066" w14:textId="77777777" w:rsidR="00CF7DDF" w:rsidRDefault="00152014" w:rsidP="0094465E">
            <w:pPr>
              <w:pStyle w:val="NormalsansretraitDocs"/>
              <w:ind w:left="0"/>
            </w:pPr>
            <w:r>
              <w:t>Maîtrise d’ouvrage</w:t>
            </w:r>
          </w:p>
        </w:tc>
      </w:tr>
      <w:tr w:rsidR="005760A0" w14:paraId="477DC200" w14:textId="77777777" w:rsidTr="00B6794C">
        <w:tc>
          <w:tcPr>
            <w:tcW w:w="4752" w:type="dxa"/>
          </w:tcPr>
          <w:p w14:paraId="37EC95BB" w14:textId="77777777" w:rsidR="005760A0" w:rsidRDefault="00152014" w:rsidP="0094465E">
            <w:pPr>
              <w:pStyle w:val="NormalsansretraitDocs"/>
              <w:ind w:left="0"/>
            </w:pPr>
            <w:r>
              <w:t>MOE</w:t>
            </w:r>
          </w:p>
        </w:tc>
        <w:tc>
          <w:tcPr>
            <w:tcW w:w="4763" w:type="dxa"/>
          </w:tcPr>
          <w:p w14:paraId="0A38FE3B" w14:textId="77777777" w:rsidR="005760A0" w:rsidRDefault="00152014" w:rsidP="0094465E">
            <w:pPr>
              <w:pStyle w:val="NormalsansretraitDocs"/>
              <w:ind w:left="0"/>
            </w:pPr>
            <w:r>
              <w:t>Maîtrise d’œuvre</w:t>
            </w:r>
          </w:p>
        </w:tc>
      </w:tr>
      <w:tr w:rsidR="00152014" w14:paraId="1290FFCE" w14:textId="77777777" w:rsidTr="00B6794C">
        <w:tc>
          <w:tcPr>
            <w:tcW w:w="4752" w:type="dxa"/>
          </w:tcPr>
          <w:p w14:paraId="3E88460D" w14:textId="77777777" w:rsidR="00152014" w:rsidRDefault="00152014" w:rsidP="00152014">
            <w:pPr>
              <w:pStyle w:val="NormalsansretraitDocs"/>
              <w:ind w:left="0"/>
            </w:pPr>
            <w:r>
              <w:t>FO</w:t>
            </w:r>
          </w:p>
        </w:tc>
        <w:tc>
          <w:tcPr>
            <w:tcW w:w="4763" w:type="dxa"/>
          </w:tcPr>
          <w:p w14:paraId="0CF44894" w14:textId="77777777" w:rsidR="00152014" w:rsidRDefault="00152014" w:rsidP="00152014">
            <w:pPr>
              <w:pStyle w:val="NormalsansretraitDocs"/>
              <w:ind w:left="0"/>
            </w:pPr>
            <w:r>
              <w:t>Front Office</w:t>
            </w:r>
          </w:p>
        </w:tc>
      </w:tr>
      <w:tr w:rsidR="00152014" w14:paraId="68C56043" w14:textId="77777777" w:rsidTr="00B6794C">
        <w:tc>
          <w:tcPr>
            <w:tcW w:w="4752" w:type="dxa"/>
          </w:tcPr>
          <w:p w14:paraId="5FB2317D" w14:textId="77777777" w:rsidR="00152014" w:rsidRDefault="00152014" w:rsidP="00152014">
            <w:pPr>
              <w:pStyle w:val="NormalsansretraitDocs"/>
              <w:ind w:left="0"/>
            </w:pPr>
            <w:r>
              <w:t>BO</w:t>
            </w:r>
          </w:p>
        </w:tc>
        <w:tc>
          <w:tcPr>
            <w:tcW w:w="4763" w:type="dxa"/>
          </w:tcPr>
          <w:p w14:paraId="52217654" w14:textId="77777777" w:rsidR="00152014" w:rsidRDefault="00152014" w:rsidP="00152014">
            <w:pPr>
              <w:pStyle w:val="NormalsansretraitDocs"/>
              <w:ind w:left="0"/>
            </w:pPr>
            <w:r>
              <w:t>Back Office</w:t>
            </w:r>
          </w:p>
        </w:tc>
      </w:tr>
      <w:tr w:rsidR="00B6794C" w14:paraId="747EBBD6" w14:textId="77777777" w:rsidTr="00143C74">
        <w:tc>
          <w:tcPr>
            <w:tcW w:w="4752" w:type="dxa"/>
          </w:tcPr>
          <w:p w14:paraId="770ACBD2" w14:textId="77777777" w:rsidR="00B6794C" w:rsidRDefault="00B6794C" w:rsidP="00B6794C">
            <w:pPr>
              <w:pStyle w:val="NormalsansretraitDocs"/>
              <w:ind w:left="0"/>
            </w:pPr>
            <w:r>
              <w:t>DELTHA</w:t>
            </w:r>
          </w:p>
        </w:tc>
        <w:tc>
          <w:tcPr>
            <w:tcW w:w="4763" w:type="dxa"/>
          </w:tcPr>
          <w:p w14:paraId="743A1D30" w14:textId="77777777" w:rsidR="00B6794C" w:rsidRDefault="00B6794C" w:rsidP="00B6794C">
            <w:pPr>
              <w:pStyle w:val="NormalsansretraitDocs"/>
              <w:ind w:left="0"/>
            </w:pPr>
            <w:proofErr w:type="spellStart"/>
            <w:r>
              <w:t>DifférentiEL</w:t>
            </w:r>
            <w:proofErr w:type="spellEnd"/>
            <w:r>
              <w:t xml:space="preserve"> du Tracé Horaire en Adaptation</w:t>
            </w:r>
          </w:p>
        </w:tc>
      </w:tr>
      <w:tr w:rsidR="00B6794C" w14:paraId="46B14DCF" w14:textId="77777777" w:rsidTr="00143C74">
        <w:tc>
          <w:tcPr>
            <w:tcW w:w="4752" w:type="dxa"/>
          </w:tcPr>
          <w:p w14:paraId="3CF8F542" w14:textId="77777777" w:rsidR="00B6794C" w:rsidRDefault="00B6794C" w:rsidP="00B6794C">
            <w:pPr>
              <w:pStyle w:val="NormalsansretraitDocs"/>
              <w:ind w:left="0"/>
            </w:pPr>
            <w:r>
              <w:t>BREHAT</w:t>
            </w:r>
          </w:p>
        </w:tc>
        <w:tc>
          <w:tcPr>
            <w:tcW w:w="4763" w:type="dxa"/>
          </w:tcPr>
          <w:p w14:paraId="35E5A9D6" w14:textId="77777777" w:rsidR="00B6794C" w:rsidRDefault="00B6794C" w:rsidP="00B6794C">
            <w:pPr>
              <w:pStyle w:val="NormalsansretraitDocs"/>
              <w:ind w:left="0"/>
            </w:pPr>
            <w:r>
              <w:t>Base des Résultats de l’Exploitation Habiles à d’Autres Taches</w:t>
            </w:r>
          </w:p>
        </w:tc>
      </w:tr>
      <w:tr w:rsidR="00B6794C" w14:paraId="2B5F9F02" w14:textId="77777777" w:rsidTr="00B6794C">
        <w:tc>
          <w:tcPr>
            <w:tcW w:w="4752" w:type="dxa"/>
          </w:tcPr>
          <w:p w14:paraId="1B02DA97" w14:textId="77777777" w:rsidR="00B6794C" w:rsidRDefault="00475A7F" w:rsidP="00B6794C">
            <w:pPr>
              <w:pStyle w:val="NormalsansretraitDocs"/>
              <w:ind w:left="0"/>
            </w:pPr>
            <w:r>
              <w:t>PR</w:t>
            </w:r>
          </w:p>
        </w:tc>
        <w:tc>
          <w:tcPr>
            <w:tcW w:w="4763" w:type="dxa"/>
          </w:tcPr>
          <w:p w14:paraId="578884E8" w14:textId="77777777" w:rsidR="00B6794C" w:rsidRDefault="00475A7F" w:rsidP="00B6794C">
            <w:pPr>
              <w:pStyle w:val="NormalsansretraitDocs"/>
              <w:ind w:left="0"/>
            </w:pPr>
            <w:r>
              <w:t>Point Remarquable</w:t>
            </w:r>
          </w:p>
        </w:tc>
      </w:tr>
      <w:tr w:rsidR="00C02085" w14:paraId="74063114" w14:textId="77777777" w:rsidTr="00B6794C">
        <w:tc>
          <w:tcPr>
            <w:tcW w:w="4752" w:type="dxa"/>
          </w:tcPr>
          <w:p w14:paraId="0E63EAB1" w14:textId="77777777" w:rsidR="00C02085" w:rsidRDefault="00C02085" w:rsidP="00C02085">
            <w:pPr>
              <w:pStyle w:val="NormalsansretraitDocs"/>
              <w:ind w:left="0"/>
            </w:pPr>
            <w:r>
              <w:t>RFN</w:t>
            </w:r>
          </w:p>
        </w:tc>
        <w:tc>
          <w:tcPr>
            <w:tcW w:w="4763" w:type="dxa"/>
          </w:tcPr>
          <w:p w14:paraId="2A2F4F69" w14:textId="77777777" w:rsidR="00C02085" w:rsidRDefault="00C02085" w:rsidP="00C02085">
            <w:pPr>
              <w:pStyle w:val="NormalsansretraitDocs"/>
              <w:ind w:left="0"/>
            </w:pPr>
            <w:r>
              <w:t>Réseau Ferré National</w:t>
            </w:r>
          </w:p>
        </w:tc>
      </w:tr>
      <w:tr w:rsidR="00C02085" w14:paraId="5EF077B5" w14:textId="77777777" w:rsidTr="00143C74">
        <w:tc>
          <w:tcPr>
            <w:tcW w:w="4752" w:type="dxa"/>
          </w:tcPr>
          <w:p w14:paraId="2C95C67A" w14:textId="77777777" w:rsidR="00C02085" w:rsidRDefault="00C02085" w:rsidP="00C02085">
            <w:pPr>
              <w:pStyle w:val="NormalsansretraitDocs"/>
              <w:ind w:left="0"/>
            </w:pPr>
            <w:r>
              <w:t>VEH</w:t>
            </w:r>
          </w:p>
        </w:tc>
        <w:tc>
          <w:tcPr>
            <w:tcW w:w="4763" w:type="dxa"/>
          </w:tcPr>
          <w:p w14:paraId="08EBF3B1" w14:textId="77777777" w:rsidR="00C02085" w:rsidRDefault="00C02085" w:rsidP="00C02085">
            <w:pPr>
              <w:pStyle w:val="NormalsansretraitDocs"/>
              <w:ind w:left="0"/>
            </w:pPr>
            <w:r>
              <w:t>Variation d’Ecart Horaire</w:t>
            </w:r>
          </w:p>
        </w:tc>
      </w:tr>
      <w:tr w:rsidR="002E4F17" w14:paraId="7E6E4EF3" w14:textId="77777777" w:rsidTr="00143C74">
        <w:tc>
          <w:tcPr>
            <w:tcW w:w="4752" w:type="dxa"/>
          </w:tcPr>
          <w:p w14:paraId="4A2D539D" w14:textId="77777777" w:rsidR="002E4F17" w:rsidRDefault="00604857" w:rsidP="00143C74">
            <w:pPr>
              <w:pStyle w:val="NormalsansretraitDocs"/>
              <w:ind w:left="0"/>
            </w:pPr>
            <w:r>
              <w:t>SFD</w:t>
            </w:r>
          </w:p>
        </w:tc>
        <w:tc>
          <w:tcPr>
            <w:tcW w:w="4763" w:type="dxa"/>
          </w:tcPr>
          <w:p w14:paraId="47ED8759" w14:textId="77777777" w:rsidR="002E4F17" w:rsidRDefault="00377E6E" w:rsidP="00143C74">
            <w:pPr>
              <w:pStyle w:val="NormalsansretraitDocs"/>
              <w:ind w:left="0"/>
            </w:pPr>
            <w:r>
              <w:t>Spécifications Fonctionnelles Détaillées</w:t>
            </w:r>
          </w:p>
        </w:tc>
      </w:tr>
      <w:tr w:rsidR="002E4F17" w14:paraId="288B38BC" w14:textId="77777777" w:rsidTr="00143C74">
        <w:tc>
          <w:tcPr>
            <w:tcW w:w="4752" w:type="dxa"/>
          </w:tcPr>
          <w:p w14:paraId="68D7B683" w14:textId="77777777" w:rsidR="002E4F17" w:rsidRDefault="00604857" w:rsidP="00143C74">
            <w:pPr>
              <w:pStyle w:val="NormalsansretraitDocs"/>
              <w:ind w:left="0"/>
            </w:pPr>
            <w:r>
              <w:t>STD</w:t>
            </w:r>
          </w:p>
        </w:tc>
        <w:tc>
          <w:tcPr>
            <w:tcW w:w="4763" w:type="dxa"/>
          </w:tcPr>
          <w:p w14:paraId="3681B1B5" w14:textId="77777777" w:rsidR="002E4F17" w:rsidRDefault="00377E6E" w:rsidP="00143C74">
            <w:pPr>
              <w:pStyle w:val="NormalsansretraitDocs"/>
              <w:ind w:left="0"/>
            </w:pPr>
            <w:r>
              <w:t>Spécifications Techniques Détaillées</w:t>
            </w:r>
          </w:p>
        </w:tc>
      </w:tr>
      <w:tr w:rsidR="002E4F17" w14:paraId="5D2E670F" w14:textId="77777777" w:rsidTr="00143C74">
        <w:tc>
          <w:tcPr>
            <w:tcW w:w="4752" w:type="dxa"/>
          </w:tcPr>
          <w:p w14:paraId="000C3ED2" w14:textId="77777777" w:rsidR="002E4F17" w:rsidRDefault="00604857" w:rsidP="00143C74">
            <w:pPr>
              <w:pStyle w:val="NormalsansretraitDocs"/>
              <w:ind w:left="0"/>
            </w:pPr>
            <w:r>
              <w:t>RT</w:t>
            </w:r>
          </w:p>
        </w:tc>
        <w:tc>
          <w:tcPr>
            <w:tcW w:w="4763" w:type="dxa"/>
          </w:tcPr>
          <w:p w14:paraId="70D2AC71" w14:textId="77777777" w:rsidR="002E4F17" w:rsidRDefault="00377E6E" w:rsidP="00143C74">
            <w:pPr>
              <w:pStyle w:val="NormalsansretraitDocs"/>
              <w:ind w:left="0"/>
            </w:pPr>
            <w:r>
              <w:t>Responsable Technique</w:t>
            </w:r>
          </w:p>
        </w:tc>
      </w:tr>
      <w:tr w:rsidR="00604857" w14:paraId="7A174281" w14:textId="77777777" w:rsidTr="00251650">
        <w:tc>
          <w:tcPr>
            <w:tcW w:w="4752" w:type="dxa"/>
          </w:tcPr>
          <w:p w14:paraId="5834833D" w14:textId="77777777" w:rsidR="00604857" w:rsidRDefault="00604857" w:rsidP="00251650">
            <w:pPr>
              <w:pStyle w:val="NormalsansretraitDocs"/>
              <w:ind w:left="0"/>
            </w:pPr>
            <w:r>
              <w:t>FQR</w:t>
            </w:r>
          </w:p>
        </w:tc>
        <w:tc>
          <w:tcPr>
            <w:tcW w:w="4763" w:type="dxa"/>
          </w:tcPr>
          <w:p w14:paraId="719B9E5D" w14:textId="77777777" w:rsidR="00604857" w:rsidRDefault="00377E6E" w:rsidP="00251650">
            <w:pPr>
              <w:pStyle w:val="NormalsansretraitDocs"/>
              <w:ind w:left="0"/>
            </w:pPr>
            <w:r>
              <w:t>Fichier Questions-Réponses</w:t>
            </w:r>
          </w:p>
        </w:tc>
      </w:tr>
      <w:tr w:rsidR="00604857" w14:paraId="441E6695" w14:textId="77777777" w:rsidTr="00251650">
        <w:tc>
          <w:tcPr>
            <w:tcW w:w="4752" w:type="dxa"/>
          </w:tcPr>
          <w:p w14:paraId="695F3E48" w14:textId="77777777" w:rsidR="00604857" w:rsidRDefault="00377E6E" w:rsidP="00251650">
            <w:pPr>
              <w:pStyle w:val="NormalsansretraitDocs"/>
              <w:ind w:left="0"/>
            </w:pPr>
            <w:r>
              <w:t>RAE</w:t>
            </w:r>
          </w:p>
        </w:tc>
        <w:tc>
          <w:tcPr>
            <w:tcW w:w="4763" w:type="dxa"/>
          </w:tcPr>
          <w:p w14:paraId="05E52DE5" w14:textId="77777777" w:rsidR="00604857" w:rsidRDefault="00377E6E" w:rsidP="00251650">
            <w:pPr>
              <w:pStyle w:val="NormalsansretraitDocs"/>
              <w:ind w:left="0"/>
            </w:pPr>
            <w:r>
              <w:t>Reste A Engagé</w:t>
            </w:r>
          </w:p>
        </w:tc>
      </w:tr>
    </w:tbl>
    <w:p w14:paraId="5D524B67" w14:textId="77777777" w:rsidR="00CF7DDF" w:rsidRPr="00CF7DDF" w:rsidRDefault="00CF7DDF" w:rsidP="00CF7DDF">
      <w:pPr>
        <w:pStyle w:val="NormalsansretraitDocs"/>
      </w:pPr>
    </w:p>
    <w:p w14:paraId="39239020" w14:textId="77777777" w:rsidR="005C1A40" w:rsidRPr="005C1A40" w:rsidRDefault="005C1A40" w:rsidP="00820EEE"/>
    <w:p w14:paraId="245CF012" w14:textId="77777777" w:rsidR="005C1A40" w:rsidRPr="005C1A40" w:rsidRDefault="005C1A40" w:rsidP="005C1A40">
      <w:pPr>
        <w:pStyle w:val="TitredeDossier"/>
      </w:pPr>
      <w:r w:rsidRPr="005C1A40">
        <w:br w:type="page"/>
      </w:r>
      <w:r w:rsidRPr="005C1A40">
        <w:lastRenderedPageBreak/>
        <w:fldChar w:fldCharType="begin"/>
      </w:r>
      <w:r w:rsidRPr="005C1A40">
        <w:instrText xml:space="preserve"> DOCPROPERTY  DOCSLABEL_summary </w:instrText>
      </w:r>
      <w:r w:rsidRPr="005C1A40">
        <w:fldChar w:fldCharType="separate"/>
      </w:r>
      <w:r w:rsidR="005760A0">
        <w:t>Sommaire</w:t>
      </w:r>
      <w:r w:rsidRPr="005C1A40">
        <w:fldChar w:fldCharType="end"/>
      </w:r>
    </w:p>
    <w:p w14:paraId="1C72B137" w14:textId="77777777" w:rsidR="00E71505" w:rsidRDefault="002E4F17">
      <w:pPr>
        <w:pStyle w:val="TM1"/>
        <w:tabs>
          <w:tab w:val="left" w:pos="600"/>
          <w:tab w:val="right" w:pos="9969"/>
        </w:tabs>
        <w:rPr>
          <w:rFonts w:eastAsiaTheme="minorEastAsia" w:cstheme="minorBidi"/>
          <w:b w:val="0"/>
          <w:noProof/>
          <w:sz w:val="24"/>
          <w:szCs w:val="24"/>
          <w:lang w:eastAsia="ja-JP"/>
        </w:rPr>
      </w:pPr>
      <w:r>
        <w:rPr>
          <w:b w:val="0"/>
        </w:rPr>
        <w:fldChar w:fldCharType="begin"/>
      </w:r>
      <w:r>
        <w:rPr>
          <w:b w:val="0"/>
        </w:rPr>
        <w:instrText xml:space="preserve"> TOC \o "1-4" </w:instrText>
      </w:r>
      <w:r>
        <w:rPr>
          <w:b w:val="0"/>
        </w:rPr>
        <w:fldChar w:fldCharType="separate"/>
      </w:r>
      <w:r w:rsidR="00E71505" w:rsidRPr="00BA29CA">
        <w:rPr>
          <w:noProof/>
          <w:color w:val="E51519"/>
        </w:rPr>
        <w:t>1.</w:t>
      </w:r>
      <w:r w:rsidR="00E71505">
        <w:rPr>
          <w:rFonts w:eastAsiaTheme="minorEastAsia" w:cstheme="minorBidi"/>
          <w:b w:val="0"/>
          <w:noProof/>
          <w:sz w:val="24"/>
          <w:szCs w:val="24"/>
          <w:lang w:eastAsia="ja-JP"/>
        </w:rPr>
        <w:tab/>
      </w:r>
      <w:r w:rsidR="00E71505">
        <w:rPr>
          <w:noProof/>
        </w:rPr>
        <w:t>Introduction</w:t>
      </w:r>
      <w:r w:rsidR="00E71505">
        <w:rPr>
          <w:noProof/>
        </w:rPr>
        <w:tab/>
      </w:r>
      <w:r w:rsidR="00E71505">
        <w:rPr>
          <w:noProof/>
        </w:rPr>
        <w:fldChar w:fldCharType="begin"/>
      </w:r>
      <w:r w:rsidR="00E71505">
        <w:rPr>
          <w:noProof/>
        </w:rPr>
        <w:instrText xml:space="preserve"> PAGEREF _Toc428396083 \h </w:instrText>
      </w:r>
      <w:r w:rsidR="00E71505">
        <w:rPr>
          <w:noProof/>
        </w:rPr>
      </w:r>
      <w:r w:rsidR="00E71505">
        <w:rPr>
          <w:noProof/>
        </w:rPr>
        <w:fldChar w:fldCharType="separate"/>
      </w:r>
      <w:r w:rsidR="004E07F5">
        <w:rPr>
          <w:noProof/>
        </w:rPr>
        <w:t>7</w:t>
      </w:r>
      <w:r w:rsidR="00E71505">
        <w:rPr>
          <w:noProof/>
        </w:rPr>
        <w:fldChar w:fldCharType="end"/>
      </w:r>
    </w:p>
    <w:p w14:paraId="77055A2D" w14:textId="77777777" w:rsidR="00E71505" w:rsidRDefault="00E71505">
      <w:pPr>
        <w:pStyle w:val="TM1"/>
        <w:tabs>
          <w:tab w:val="left" w:pos="600"/>
          <w:tab w:val="right" w:pos="9969"/>
        </w:tabs>
        <w:rPr>
          <w:rFonts w:eastAsiaTheme="minorEastAsia" w:cstheme="minorBidi"/>
          <w:b w:val="0"/>
          <w:noProof/>
          <w:sz w:val="24"/>
          <w:szCs w:val="24"/>
          <w:lang w:eastAsia="ja-JP"/>
        </w:rPr>
      </w:pPr>
      <w:r w:rsidRPr="00BA29CA">
        <w:rPr>
          <w:noProof/>
          <w:color w:val="E51519"/>
        </w:rPr>
        <w:t>2.</w:t>
      </w:r>
      <w:r>
        <w:rPr>
          <w:rFonts w:eastAsiaTheme="minorEastAsia" w:cstheme="minorBidi"/>
          <w:b w:val="0"/>
          <w:noProof/>
          <w:sz w:val="24"/>
          <w:szCs w:val="24"/>
          <w:lang w:eastAsia="ja-JP"/>
        </w:rPr>
        <w:tab/>
      </w:r>
      <w:r>
        <w:rPr>
          <w:noProof/>
        </w:rPr>
        <w:t>Environnement du stage</w:t>
      </w:r>
      <w:r>
        <w:rPr>
          <w:noProof/>
        </w:rPr>
        <w:tab/>
      </w:r>
      <w:r>
        <w:rPr>
          <w:noProof/>
        </w:rPr>
        <w:fldChar w:fldCharType="begin"/>
      </w:r>
      <w:r>
        <w:rPr>
          <w:noProof/>
        </w:rPr>
        <w:instrText xml:space="preserve"> PAGEREF _Toc428396084 \h </w:instrText>
      </w:r>
      <w:r>
        <w:rPr>
          <w:noProof/>
        </w:rPr>
      </w:r>
      <w:r>
        <w:rPr>
          <w:noProof/>
        </w:rPr>
        <w:fldChar w:fldCharType="separate"/>
      </w:r>
      <w:r w:rsidR="004E07F5">
        <w:rPr>
          <w:noProof/>
        </w:rPr>
        <w:t>8</w:t>
      </w:r>
      <w:r>
        <w:rPr>
          <w:noProof/>
        </w:rPr>
        <w:fldChar w:fldCharType="end"/>
      </w:r>
    </w:p>
    <w:p w14:paraId="23617054" w14:textId="77777777" w:rsidR="00E71505" w:rsidRDefault="00E71505">
      <w:pPr>
        <w:pStyle w:val="TM2"/>
        <w:tabs>
          <w:tab w:val="left" w:pos="800"/>
          <w:tab w:val="right" w:pos="9969"/>
        </w:tabs>
        <w:rPr>
          <w:rFonts w:eastAsiaTheme="minorEastAsia" w:cstheme="minorBidi"/>
          <w:i w:val="0"/>
          <w:noProof/>
          <w:sz w:val="24"/>
          <w:szCs w:val="24"/>
          <w:lang w:eastAsia="ja-JP"/>
        </w:rPr>
      </w:pPr>
      <w:r>
        <w:rPr>
          <w:noProof/>
        </w:rPr>
        <w:t>2.1.</w:t>
      </w:r>
      <w:r>
        <w:rPr>
          <w:rFonts w:eastAsiaTheme="minorEastAsia" w:cstheme="minorBidi"/>
          <w:i w:val="0"/>
          <w:noProof/>
          <w:sz w:val="24"/>
          <w:szCs w:val="24"/>
          <w:lang w:eastAsia="ja-JP"/>
        </w:rPr>
        <w:tab/>
      </w:r>
      <w:r>
        <w:rPr>
          <w:noProof/>
        </w:rPr>
        <w:t>L’entreprise SOPRA STERIA</w:t>
      </w:r>
      <w:r>
        <w:rPr>
          <w:noProof/>
        </w:rPr>
        <w:tab/>
      </w:r>
      <w:r>
        <w:rPr>
          <w:noProof/>
        </w:rPr>
        <w:fldChar w:fldCharType="begin"/>
      </w:r>
      <w:r>
        <w:rPr>
          <w:noProof/>
        </w:rPr>
        <w:instrText xml:space="preserve"> PAGEREF _Toc428396085 \h </w:instrText>
      </w:r>
      <w:r>
        <w:rPr>
          <w:noProof/>
        </w:rPr>
      </w:r>
      <w:r>
        <w:rPr>
          <w:noProof/>
        </w:rPr>
        <w:fldChar w:fldCharType="separate"/>
      </w:r>
      <w:r w:rsidR="004E07F5">
        <w:rPr>
          <w:noProof/>
        </w:rPr>
        <w:t>8</w:t>
      </w:r>
      <w:r>
        <w:rPr>
          <w:noProof/>
        </w:rPr>
        <w:fldChar w:fldCharType="end"/>
      </w:r>
    </w:p>
    <w:p w14:paraId="6C1F0348" w14:textId="77777777" w:rsidR="00E71505" w:rsidRDefault="00E71505">
      <w:pPr>
        <w:pStyle w:val="TM2"/>
        <w:tabs>
          <w:tab w:val="left" w:pos="800"/>
          <w:tab w:val="right" w:pos="9969"/>
        </w:tabs>
        <w:rPr>
          <w:rFonts w:eastAsiaTheme="minorEastAsia" w:cstheme="minorBidi"/>
          <w:i w:val="0"/>
          <w:noProof/>
          <w:sz w:val="24"/>
          <w:szCs w:val="24"/>
          <w:lang w:eastAsia="ja-JP"/>
        </w:rPr>
      </w:pPr>
      <w:r>
        <w:rPr>
          <w:noProof/>
        </w:rPr>
        <w:t>2.2.</w:t>
      </w:r>
      <w:r>
        <w:rPr>
          <w:rFonts w:eastAsiaTheme="minorEastAsia" w:cstheme="minorBidi"/>
          <w:i w:val="0"/>
          <w:noProof/>
          <w:sz w:val="24"/>
          <w:szCs w:val="24"/>
          <w:lang w:eastAsia="ja-JP"/>
        </w:rPr>
        <w:tab/>
      </w:r>
      <w:r>
        <w:rPr>
          <w:noProof/>
        </w:rPr>
        <w:t>Le client SNCF STELSIA</w:t>
      </w:r>
      <w:r>
        <w:rPr>
          <w:noProof/>
        </w:rPr>
        <w:tab/>
      </w:r>
      <w:r>
        <w:rPr>
          <w:noProof/>
        </w:rPr>
        <w:fldChar w:fldCharType="begin"/>
      </w:r>
      <w:r>
        <w:rPr>
          <w:noProof/>
        </w:rPr>
        <w:instrText xml:space="preserve"> PAGEREF _Toc428396086 \h </w:instrText>
      </w:r>
      <w:r>
        <w:rPr>
          <w:noProof/>
        </w:rPr>
      </w:r>
      <w:r>
        <w:rPr>
          <w:noProof/>
        </w:rPr>
        <w:fldChar w:fldCharType="separate"/>
      </w:r>
      <w:r w:rsidR="004E07F5">
        <w:rPr>
          <w:noProof/>
        </w:rPr>
        <w:t>8</w:t>
      </w:r>
      <w:r>
        <w:rPr>
          <w:noProof/>
        </w:rPr>
        <w:fldChar w:fldCharType="end"/>
      </w:r>
    </w:p>
    <w:p w14:paraId="7CCDC6E8" w14:textId="77777777" w:rsidR="00E71505" w:rsidRDefault="00E71505">
      <w:pPr>
        <w:pStyle w:val="TM2"/>
        <w:tabs>
          <w:tab w:val="left" w:pos="800"/>
          <w:tab w:val="right" w:pos="9969"/>
        </w:tabs>
        <w:rPr>
          <w:rFonts w:eastAsiaTheme="minorEastAsia" w:cstheme="minorBidi"/>
          <w:i w:val="0"/>
          <w:noProof/>
          <w:sz w:val="24"/>
          <w:szCs w:val="24"/>
          <w:lang w:eastAsia="ja-JP"/>
        </w:rPr>
      </w:pPr>
      <w:r>
        <w:rPr>
          <w:noProof/>
        </w:rPr>
        <w:t>2.3.</w:t>
      </w:r>
      <w:r>
        <w:rPr>
          <w:rFonts w:eastAsiaTheme="minorEastAsia" w:cstheme="minorBidi"/>
          <w:i w:val="0"/>
          <w:noProof/>
          <w:sz w:val="24"/>
          <w:szCs w:val="24"/>
          <w:lang w:eastAsia="ja-JP"/>
        </w:rPr>
        <w:tab/>
      </w:r>
      <w:r>
        <w:rPr>
          <w:noProof/>
        </w:rPr>
        <w:t>Le centre de Service ISI Circulation</w:t>
      </w:r>
      <w:r>
        <w:rPr>
          <w:noProof/>
        </w:rPr>
        <w:tab/>
      </w:r>
      <w:r>
        <w:rPr>
          <w:noProof/>
        </w:rPr>
        <w:fldChar w:fldCharType="begin"/>
      </w:r>
      <w:r>
        <w:rPr>
          <w:noProof/>
        </w:rPr>
        <w:instrText xml:space="preserve"> PAGEREF _Toc428396087 \h </w:instrText>
      </w:r>
      <w:r>
        <w:rPr>
          <w:noProof/>
        </w:rPr>
      </w:r>
      <w:r>
        <w:rPr>
          <w:noProof/>
        </w:rPr>
        <w:fldChar w:fldCharType="separate"/>
      </w:r>
      <w:r w:rsidR="004E07F5">
        <w:rPr>
          <w:noProof/>
        </w:rPr>
        <w:t>8</w:t>
      </w:r>
      <w:r>
        <w:rPr>
          <w:noProof/>
        </w:rPr>
        <w:fldChar w:fldCharType="end"/>
      </w:r>
    </w:p>
    <w:p w14:paraId="7D54A5E4" w14:textId="77777777" w:rsidR="00E71505" w:rsidRDefault="00E71505">
      <w:pPr>
        <w:pStyle w:val="TM1"/>
        <w:tabs>
          <w:tab w:val="left" w:pos="600"/>
          <w:tab w:val="right" w:pos="9969"/>
        </w:tabs>
        <w:rPr>
          <w:rFonts w:eastAsiaTheme="minorEastAsia" w:cstheme="minorBidi"/>
          <w:b w:val="0"/>
          <w:noProof/>
          <w:sz w:val="24"/>
          <w:szCs w:val="24"/>
          <w:lang w:eastAsia="ja-JP"/>
        </w:rPr>
      </w:pPr>
      <w:r w:rsidRPr="00BA29CA">
        <w:rPr>
          <w:noProof/>
          <w:color w:val="E51519"/>
        </w:rPr>
        <w:t>3.</w:t>
      </w:r>
      <w:r>
        <w:rPr>
          <w:rFonts w:eastAsiaTheme="minorEastAsia" w:cstheme="minorBidi"/>
          <w:b w:val="0"/>
          <w:noProof/>
          <w:sz w:val="24"/>
          <w:szCs w:val="24"/>
          <w:lang w:eastAsia="ja-JP"/>
        </w:rPr>
        <w:tab/>
      </w:r>
      <w:r>
        <w:rPr>
          <w:noProof/>
        </w:rPr>
        <w:t>Analyse et mise en situation</w:t>
      </w:r>
      <w:r>
        <w:rPr>
          <w:noProof/>
        </w:rPr>
        <w:tab/>
      </w:r>
      <w:r>
        <w:rPr>
          <w:noProof/>
        </w:rPr>
        <w:fldChar w:fldCharType="begin"/>
      </w:r>
      <w:r>
        <w:rPr>
          <w:noProof/>
        </w:rPr>
        <w:instrText xml:space="preserve"> PAGEREF _Toc428396088 \h </w:instrText>
      </w:r>
      <w:r>
        <w:rPr>
          <w:noProof/>
        </w:rPr>
      </w:r>
      <w:r>
        <w:rPr>
          <w:noProof/>
        </w:rPr>
        <w:fldChar w:fldCharType="separate"/>
      </w:r>
      <w:r w:rsidR="004E07F5">
        <w:rPr>
          <w:noProof/>
        </w:rPr>
        <w:t>10</w:t>
      </w:r>
      <w:r>
        <w:rPr>
          <w:noProof/>
        </w:rPr>
        <w:fldChar w:fldCharType="end"/>
      </w:r>
    </w:p>
    <w:p w14:paraId="336D2686" w14:textId="77777777" w:rsidR="00E71505" w:rsidRDefault="00E71505">
      <w:pPr>
        <w:pStyle w:val="TM2"/>
        <w:tabs>
          <w:tab w:val="left" w:pos="800"/>
          <w:tab w:val="right" w:pos="9969"/>
        </w:tabs>
        <w:rPr>
          <w:rFonts w:eastAsiaTheme="minorEastAsia" w:cstheme="minorBidi"/>
          <w:i w:val="0"/>
          <w:noProof/>
          <w:sz w:val="24"/>
          <w:szCs w:val="24"/>
          <w:lang w:eastAsia="ja-JP"/>
        </w:rPr>
      </w:pPr>
      <w:r>
        <w:rPr>
          <w:noProof/>
        </w:rPr>
        <w:t>3.1.</w:t>
      </w:r>
      <w:r>
        <w:rPr>
          <w:rFonts w:eastAsiaTheme="minorEastAsia" w:cstheme="minorBidi"/>
          <w:i w:val="0"/>
          <w:noProof/>
          <w:sz w:val="24"/>
          <w:szCs w:val="24"/>
          <w:lang w:eastAsia="ja-JP"/>
        </w:rPr>
        <w:tab/>
      </w:r>
      <w:r>
        <w:rPr>
          <w:noProof/>
        </w:rPr>
        <w:t>CDS</w:t>
      </w:r>
      <w:r>
        <w:rPr>
          <w:noProof/>
        </w:rPr>
        <w:tab/>
      </w:r>
      <w:r>
        <w:rPr>
          <w:noProof/>
        </w:rPr>
        <w:fldChar w:fldCharType="begin"/>
      </w:r>
      <w:r>
        <w:rPr>
          <w:noProof/>
        </w:rPr>
        <w:instrText xml:space="preserve"> PAGEREF _Toc428396089 \h </w:instrText>
      </w:r>
      <w:r>
        <w:rPr>
          <w:noProof/>
        </w:rPr>
      </w:r>
      <w:r>
        <w:rPr>
          <w:noProof/>
        </w:rPr>
        <w:fldChar w:fldCharType="separate"/>
      </w:r>
      <w:r w:rsidR="004E07F5">
        <w:rPr>
          <w:noProof/>
        </w:rPr>
        <w:t>10</w:t>
      </w:r>
      <w:r>
        <w:rPr>
          <w:noProof/>
        </w:rPr>
        <w:fldChar w:fldCharType="end"/>
      </w:r>
    </w:p>
    <w:p w14:paraId="7D6B9E8B" w14:textId="77777777" w:rsidR="00E71505" w:rsidRDefault="00E71505">
      <w:pPr>
        <w:pStyle w:val="TM3"/>
        <w:tabs>
          <w:tab w:val="left" w:pos="1200"/>
          <w:tab w:val="right" w:pos="9969"/>
        </w:tabs>
        <w:rPr>
          <w:rFonts w:eastAsiaTheme="minorEastAsia" w:cstheme="minorBidi"/>
          <w:noProof/>
          <w:sz w:val="24"/>
          <w:szCs w:val="24"/>
          <w:lang w:eastAsia="ja-JP"/>
        </w:rPr>
      </w:pPr>
      <w:r>
        <w:rPr>
          <w:noProof/>
        </w:rPr>
        <w:t>3.1.1.</w:t>
      </w:r>
      <w:r>
        <w:rPr>
          <w:rFonts w:eastAsiaTheme="minorEastAsia" w:cstheme="minorBidi"/>
          <w:noProof/>
          <w:sz w:val="24"/>
          <w:szCs w:val="24"/>
          <w:lang w:eastAsia="ja-JP"/>
        </w:rPr>
        <w:tab/>
      </w:r>
      <w:r>
        <w:rPr>
          <w:noProof/>
        </w:rPr>
        <w:t>Diversité technique</w:t>
      </w:r>
      <w:r>
        <w:rPr>
          <w:noProof/>
        </w:rPr>
        <w:tab/>
      </w:r>
      <w:r>
        <w:rPr>
          <w:noProof/>
        </w:rPr>
        <w:fldChar w:fldCharType="begin"/>
      </w:r>
      <w:r>
        <w:rPr>
          <w:noProof/>
        </w:rPr>
        <w:instrText xml:space="preserve"> PAGEREF _Toc428396090 \h </w:instrText>
      </w:r>
      <w:r>
        <w:rPr>
          <w:noProof/>
        </w:rPr>
      </w:r>
      <w:r>
        <w:rPr>
          <w:noProof/>
        </w:rPr>
        <w:fldChar w:fldCharType="separate"/>
      </w:r>
      <w:r w:rsidR="004E07F5">
        <w:rPr>
          <w:noProof/>
        </w:rPr>
        <w:t>10</w:t>
      </w:r>
      <w:r>
        <w:rPr>
          <w:noProof/>
        </w:rPr>
        <w:fldChar w:fldCharType="end"/>
      </w:r>
    </w:p>
    <w:p w14:paraId="24AE3FB8" w14:textId="77777777" w:rsidR="00E71505" w:rsidRDefault="00E71505">
      <w:pPr>
        <w:pStyle w:val="TM3"/>
        <w:tabs>
          <w:tab w:val="left" w:pos="1200"/>
          <w:tab w:val="right" w:pos="9969"/>
        </w:tabs>
        <w:rPr>
          <w:rFonts w:eastAsiaTheme="minorEastAsia" w:cstheme="minorBidi"/>
          <w:noProof/>
          <w:sz w:val="24"/>
          <w:szCs w:val="24"/>
          <w:lang w:eastAsia="ja-JP"/>
        </w:rPr>
      </w:pPr>
      <w:r>
        <w:rPr>
          <w:noProof/>
        </w:rPr>
        <w:t>3.1.2.</w:t>
      </w:r>
      <w:r>
        <w:rPr>
          <w:rFonts w:eastAsiaTheme="minorEastAsia" w:cstheme="minorBidi"/>
          <w:noProof/>
          <w:sz w:val="24"/>
          <w:szCs w:val="24"/>
          <w:lang w:eastAsia="ja-JP"/>
        </w:rPr>
        <w:tab/>
      </w:r>
      <w:r>
        <w:rPr>
          <w:noProof/>
        </w:rPr>
        <w:t>Organisation</w:t>
      </w:r>
      <w:r>
        <w:rPr>
          <w:noProof/>
        </w:rPr>
        <w:tab/>
      </w:r>
      <w:r>
        <w:rPr>
          <w:noProof/>
        </w:rPr>
        <w:fldChar w:fldCharType="begin"/>
      </w:r>
      <w:r>
        <w:rPr>
          <w:noProof/>
        </w:rPr>
        <w:instrText xml:space="preserve"> PAGEREF _Toc428396091 \h </w:instrText>
      </w:r>
      <w:r>
        <w:rPr>
          <w:noProof/>
        </w:rPr>
      </w:r>
      <w:r>
        <w:rPr>
          <w:noProof/>
        </w:rPr>
        <w:fldChar w:fldCharType="separate"/>
      </w:r>
      <w:r w:rsidR="004E07F5">
        <w:rPr>
          <w:noProof/>
        </w:rPr>
        <w:t>10</w:t>
      </w:r>
      <w:r>
        <w:rPr>
          <w:noProof/>
        </w:rPr>
        <w:fldChar w:fldCharType="end"/>
      </w:r>
    </w:p>
    <w:p w14:paraId="4BCF4E2F" w14:textId="77777777" w:rsidR="00E71505" w:rsidRDefault="00E71505">
      <w:pPr>
        <w:pStyle w:val="TM2"/>
        <w:tabs>
          <w:tab w:val="left" w:pos="800"/>
          <w:tab w:val="right" w:pos="9969"/>
        </w:tabs>
        <w:rPr>
          <w:rFonts w:eastAsiaTheme="minorEastAsia" w:cstheme="minorBidi"/>
          <w:i w:val="0"/>
          <w:noProof/>
          <w:sz w:val="24"/>
          <w:szCs w:val="24"/>
          <w:lang w:eastAsia="ja-JP"/>
        </w:rPr>
      </w:pPr>
      <w:r>
        <w:rPr>
          <w:noProof/>
        </w:rPr>
        <w:t>3.2.</w:t>
      </w:r>
      <w:r>
        <w:rPr>
          <w:rFonts w:eastAsiaTheme="minorEastAsia" w:cstheme="minorBidi"/>
          <w:i w:val="0"/>
          <w:noProof/>
          <w:sz w:val="24"/>
          <w:szCs w:val="24"/>
          <w:lang w:eastAsia="ja-JP"/>
        </w:rPr>
        <w:tab/>
      </w:r>
      <w:r>
        <w:rPr>
          <w:noProof/>
        </w:rPr>
        <w:t>Apprentissage du métier</w:t>
      </w:r>
      <w:r>
        <w:rPr>
          <w:noProof/>
        </w:rPr>
        <w:tab/>
      </w:r>
      <w:r>
        <w:rPr>
          <w:noProof/>
        </w:rPr>
        <w:fldChar w:fldCharType="begin"/>
      </w:r>
      <w:r>
        <w:rPr>
          <w:noProof/>
        </w:rPr>
        <w:instrText xml:space="preserve"> PAGEREF _Toc428396092 \h </w:instrText>
      </w:r>
      <w:r>
        <w:rPr>
          <w:noProof/>
        </w:rPr>
      </w:r>
      <w:r>
        <w:rPr>
          <w:noProof/>
        </w:rPr>
        <w:fldChar w:fldCharType="separate"/>
      </w:r>
      <w:r w:rsidR="004E07F5">
        <w:rPr>
          <w:noProof/>
        </w:rPr>
        <w:t>11</w:t>
      </w:r>
      <w:r>
        <w:rPr>
          <w:noProof/>
        </w:rPr>
        <w:fldChar w:fldCharType="end"/>
      </w:r>
    </w:p>
    <w:p w14:paraId="6AF740D5" w14:textId="77777777" w:rsidR="00E71505" w:rsidRDefault="00E71505">
      <w:pPr>
        <w:pStyle w:val="TM3"/>
        <w:tabs>
          <w:tab w:val="left" w:pos="1200"/>
          <w:tab w:val="right" w:pos="9969"/>
        </w:tabs>
        <w:rPr>
          <w:rFonts w:eastAsiaTheme="minorEastAsia" w:cstheme="minorBidi"/>
          <w:noProof/>
          <w:sz w:val="24"/>
          <w:szCs w:val="24"/>
          <w:lang w:eastAsia="ja-JP"/>
        </w:rPr>
      </w:pPr>
      <w:r>
        <w:rPr>
          <w:noProof/>
        </w:rPr>
        <w:t>3.2.1.</w:t>
      </w:r>
      <w:r>
        <w:rPr>
          <w:rFonts w:eastAsiaTheme="minorEastAsia" w:cstheme="minorBidi"/>
          <w:noProof/>
          <w:sz w:val="24"/>
          <w:szCs w:val="24"/>
          <w:lang w:eastAsia="ja-JP"/>
        </w:rPr>
        <w:tab/>
      </w:r>
      <w:r>
        <w:rPr>
          <w:noProof/>
        </w:rPr>
        <w:t>Application DELTHA</w:t>
      </w:r>
      <w:r>
        <w:rPr>
          <w:noProof/>
        </w:rPr>
        <w:tab/>
      </w:r>
      <w:r>
        <w:rPr>
          <w:noProof/>
        </w:rPr>
        <w:fldChar w:fldCharType="begin"/>
      </w:r>
      <w:r>
        <w:rPr>
          <w:noProof/>
        </w:rPr>
        <w:instrText xml:space="preserve"> PAGEREF _Toc428396093 \h </w:instrText>
      </w:r>
      <w:r>
        <w:rPr>
          <w:noProof/>
        </w:rPr>
      </w:r>
      <w:r>
        <w:rPr>
          <w:noProof/>
        </w:rPr>
        <w:fldChar w:fldCharType="separate"/>
      </w:r>
      <w:r w:rsidR="004E07F5">
        <w:rPr>
          <w:noProof/>
        </w:rPr>
        <w:t>11</w:t>
      </w:r>
      <w:r>
        <w:rPr>
          <w:noProof/>
        </w:rPr>
        <w:fldChar w:fldCharType="end"/>
      </w:r>
    </w:p>
    <w:p w14:paraId="2A7F0A77" w14:textId="77777777" w:rsidR="00E71505" w:rsidRDefault="00E71505">
      <w:pPr>
        <w:pStyle w:val="TM4"/>
        <w:tabs>
          <w:tab w:val="left" w:pos="1000"/>
          <w:tab w:val="right" w:pos="9969"/>
        </w:tabs>
        <w:rPr>
          <w:rFonts w:eastAsiaTheme="minorEastAsia" w:cstheme="minorBidi"/>
          <w:noProof/>
          <w:sz w:val="24"/>
          <w:szCs w:val="24"/>
          <w:lang w:eastAsia="ja-JP"/>
        </w:rPr>
      </w:pPr>
      <w:r>
        <w:rPr>
          <w:noProof/>
          <w:lang w:eastAsia="en-US"/>
        </w:rPr>
        <w:t>a.</w:t>
      </w:r>
      <w:r>
        <w:rPr>
          <w:rFonts w:eastAsiaTheme="minorEastAsia" w:cstheme="minorBidi"/>
          <w:noProof/>
          <w:sz w:val="24"/>
          <w:szCs w:val="24"/>
          <w:lang w:eastAsia="ja-JP"/>
        </w:rPr>
        <w:tab/>
      </w:r>
      <w:r>
        <w:rPr>
          <w:noProof/>
          <w:lang w:eastAsia="en-US"/>
        </w:rPr>
        <w:t>Présentation</w:t>
      </w:r>
      <w:r>
        <w:rPr>
          <w:noProof/>
        </w:rPr>
        <w:tab/>
      </w:r>
      <w:r>
        <w:rPr>
          <w:noProof/>
        </w:rPr>
        <w:fldChar w:fldCharType="begin"/>
      </w:r>
      <w:r>
        <w:rPr>
          <w:noProof/>
        </w:rPr>
        <w:instrText xml:space="preserve"> PAGEREF _Toc428396094 \h </w:instrText>
      </w:r>
      <w:r>
        <w:rPr>
          <w:noProof/>
        </w:rPr>
      </w:r>
      <w:r>
        <w:rPr>
          <w:noProof/>
        </w:rPr>
        <w:fldChar w:fldCharType="separate"/>
      </w:r>
      <w:r w:rsidR="004E07F5">
        <w:rPr>
          <w:noProof/>
        </w:rPr>
        <w:t>12</w:t>
      </w:r>
      <w:r>
        <w:rPr>
          <w:noProof/>
        </w:rPr>
        <w:fldChar w:fldCharType="end"/>
      </w:r>
    </w:p>
    <w:p w14:paraId="66C13E09" w14:textId="77777777" w:rsidR="00E71505" w:rsidRDefault="00E71505">
      <w:pPr>
        <w:pStyle w:val="TM4"/>
        <w:tabs>
          <w:tab w:val="left" w:pos="1000"/>
          <w:tab w:val="right" w:pos="9969"/>
        </w:tabs>
        <w:rPr>
          <w:rFonts w:eastAsiaTheme="minorEastAsia" w:cstheme="minorBidi"/>
          <w:noProof/>
          <w:sz w:val="24"/>
          <w:szCs w:val="24"/>
          <w:lang w:eastAsia="ja-JP"/>
        </w:rPr>
      </w:pPr>
      <w:r>
        <w:rPr>
          <w:noProof/>
        </w:rPr>
        <w:t>b.</w:t>
      </w:r>
      <w:r>
        <w:rPr>
          <w:rFonts w:eastAsiaTheme="minorEastAsia" w:cstheme="minorBidi"/>
          <w:noProof/>
          <w:sz w:val="24"/>
          <w:szCs w:val="24"/>
          <w:lang w:eastAsia="ja-JP"/>
        </w:rPr>
        <w:tab/>
      </w:r>
      <w:r>
        <w:rPr>
          <w:noProof/>
        </w:rPr>
        <w:t>Activité</w:t>
      </w:r>
      <w:r>
        <w:rPr>
          <w:noProof/>
        </w:rPr>
        <w:tab/>
      </w:r>
      <w:r>
        <w:rPr>
          <w:noProof/>
        </w:rPr>
        <w:fldChar w:fldCharType="begin"/>
      </w:r>
      <w:r>
        <w:rPr>
          <w:noProof/>
        </w:rPr>
        <w:instrText xml:space="preserve"> PAGEREF _Toc428396095 \h </w:instrText>
      </w:r>
      <w:r>
        <w:rPr>
          <w:noProof/>
        </w:rPr>
      </w:r>
      <w:r>
        <w:rPr>
          <w:noProof/>
        </w:rPr>
        <w:fldChar w:fldCharType="separate"/>
      </w:r>
      <w:r w:rsidR="004E07F5">
        <w:rPr>
          <w:noProof/>
        </w:rPr>
        <w:t>13</w:t>
      </w:r>
      <w:r>
        <w:rPr>
          <w:noProof/>
        </w:rPr>
        <w:fldChar w:fldCharType="end"/>
      </w:r>
    </w:p>
    <w:p w14:paraId="1E75D210" w14:textId="77777777" w:rsidR="00E71505" w:rsidRDefault="00E71505">
      <w:pPr>
        <w:pStyle w:val="TM3"/>
        <w:tabs>
          <w:tab w:val="left" w:pos="1200"/>
          <w:tab w:val="right" w:pos="9969"/>
        </w:tabs>
        <w:rPr>
          <w:rFonts w:eastAsiaTheme="minorEastAsia" w:cstheme="minorBidi"/>
          <w:noProof/>
          <w:sz w:val="24"/>
          <w:szCs w:val="24"/>
          <w:lang w:eastAsia="ja-JP"/>
        </w:rPr>
      </w:pPr>
      <w:r>
        <w:rPr>
          <w:noProof/>
        </w:rPr>
        <w:t>3.2.2.</w:t>
      </w:r>
      <w:r>
        <w:rPr>
          <w:rFonts w:eastAsiaTheme="minorEastAsia" w:cstheme="minorBidi"/>
          <w:noProof/>
          <w:sz w:val="24"/>
          <w:szCs w:val="24"/>
          <w:lang w:eastAsia="ja-JP"/>
        </w:rPr>
        <w:tab/>
      </w:r>
      <w:r>
        <w:rPr>
          <w:noProof/>
        </w:rPr>
        <w:t>Application BREHAT POSTE</w:t>
      </w:r>
      <w:r>
        <w:rPr>
          <w:noProof/>
        </w:rPr>
        <w:tab/>
      </w:r>
      <w:r>
        <w:rPr>
          <w:noProof/>
        </w:rPr>
        <w:fldChar w:fldCharType="begin"/>
      </w:r>
      <w:r>
        <w:rPr>
          <w:noProof/>
        </w:rPr>
        <w:instrText xml:space="preserve"> PAGEREF _Toc428396096 \h </w:instrText>
      </w:r>
      <w:r>
        <w:rPr>
          <w:noProof/>
        </w:rPr>
      </w:r>
      <w:r>
        <w:rPr>
          <w:noProof/>
        </w:rPr>
        <w:fldChar w:fldCharType="separate"/>
      </w:r>
      <w:r w:rsidR="004E07F5">
        <w:rPr>
          <w:noProof/>
        </w:rPr>
        <w:t>15</w:t>
      </w:r>
      <w:r>
        <w:rPr>
          <w:noProof/>
        </w:rPr>
        <w:fldChar w:fldCharType="end"/>
      </w:r>
    </w:p>
    <w:p w14:paraId="29086DC8" w14:textId="77777777" w:rsidR="00E71505" w:rsidRDefault="00E71505">
      <w:pPr>
        <w:pStyle w:val="TM4"/>
        <w:tabs>
          <w:tab w:val="left" w:pos="1000"/>
          <w:tab w:val="right" w:pos="9969"/>
        </w:tabs>
        <w:rPr>
          <w:rFonts w:eastAsiaTheme="minorEastAsia" w:cstheme="minorBidi"/>
          <w:noProof/>
          <w:sz w:val="24"/>
          <w:szCs w:val="24"/>
          <w:lang w:eastAsia="ja-JP"/>
        </w:rPr>
      </w:pPr>
      <w:r>
        <w:rPr>
          <w:noProof/>
        </w:rPr>
        <w:t>a.</w:t>
      </w:r>
      <w:r>
        <w:rPr>
          <w:rFonts w:eastAsiaTheme="minorEastAsia" w:cstheme="minorBidi"/>
          <w:noProof/>
          <w:sz w:val="24"/>
          <w:szCs w:val="24"/>
          <w:lang w:eastAsia="ja-JP"/>
        </w:rPr>
        <w:tab/>
      </w:r>
      <w:r>
        <w:rPr>
          <w:noProof/>
        </w:rPr>
        <w:t>Présentation</w:t>
      </w:r>
      <w:r>
        <w:rPr>
          <w:noProof/>
        </w:rPr>
        <w:tab/>
      </w:r>
      <w:r>
        <w:rPr>
          <w:noProof/>
        </w:rPr>
        <w:fldChar w:fldCharType="begin"/>
      </w:r>
      <w:r>
        <w:rPr>
          <w:noProof/>
        </w:rPr>
        <w:instrText xml:space="preserve"> PAGEREF _Toc428396097 \h </w:instrText>
      </w:r>
      <w:r>
        <w:rPr>
          <w:noProof/>
        </w:rPr>
      </w:r>
      <w:r>
        <w:rPr>
          <w:noProof/>
        </w:rPr>
        <w:fldChar w:fldCharType="separate"/>
      </w:r>
      <w:r w:rsidR="004E07F5">
        <w:rPr>
          <w:noProof/>
        </w:rPr>
        <w:t>15</w:t>
      </w:r>
      <w:r>
        <w:rPr>
          <w:noProof/>
        </w:rPr>
        <w:fldChar w:fldCharType="end"/>
      </w:r>
    </w:p>
    <w:p w14:paraId="43684D73" w14:textId="77777777" w:rsidR="00E71505" w:rsidRDefault="00E71505">
      <w:pPr>
        <w:pStyle w:val="TM4"/>
        <w:tabs>
          <w:tab w:val="left" w:pos="1000"/>
          <w:tab w:val="right" w:pos="9969"/>
        </w:tabs>
        <w:rPr>
          <w:rFonts w:eastAsiaTheme="minorEastAsia" w:cstheme="minorBidi"/>
          <w:noProof/>
          <w:sz w:val="24"/>
          <w:szCs w:val="24"/>
          <w:lang w:eastAsia="ja-JP"/>
        </w:rPr>
      </w:pPr>
      <w:r>
        <w:rPr>
          <w:noProof/>
        </w:rPr>
        <w:t>b.</w:t>
      </w:r>
      <w:r>
        <w:rPr>
          <w:rFonts w:eastAsiaTheme="minorEastAsia" w:cstheme="minorBidi"/>
          <w:noProof/>
          <w:sz w:val="24"/>
          <w:szCs w:val="24"/>
          <w:lang w:eastAsia="ja-JP"/>
        </w:rPr>
        <w:tab/>
      </w:r>
      <w:r>
        <w:rPr>
          <w:noProof/>
        </w:rPr>
        <w:t>Uniface</w:t>
      </w:r>
      <w:r>
        <w:rPr>
          <w:noProof/>
        </w:rPr>
        <w:tab/>
      </w:r>
      <w:r>
        <w:rPr>
          <w:noProof/>
        </w:rPr>
        <w:fldChar w:fldCharType="begin"/>
      </w:r>
      <w:r>
        <w:rPr>
          <w:noProof/>
        </w:rPr>
        <w:instrText xml:space="preserve"> PAGEREF _Toc428396098 \h </w:instrText>
      </w:r>
      <w:r>
        <w:rPr>
          <w:noProof/>
        </w:rPr>
      </w:r>
      <w:r>
        <w:rPr>
          <w:noProof/>
        </w:rPr>
        <w:fldChar w:fldCharType="separate"/>
      </w:r>
      <w:r w:rsidR="004E07F5">
        <w:rPr>
          <w:noProof/>
        </w:rPr>
        <w:t>17</w:t>
      </w:r>
      <w:r>
        <w:rPr>
          <w:noProof/>
        </w:rPr>
        <w:fldChar w:fldCharType="end"/>
      </w:r>
    </w:p>
    <w:p w14:paraId="13700CAC" w14:textId="77777777" w:rsidR="00E71505" w:rsidRDefault="00E71505">
      <w:pPr>
        <w:pStyle w:val="TM4"/>
        <w:tabs>
          <w:tab w:val="left" w:pos="1000"/>
          <w:tab w:val="right" w:pos="9969"/>
        </w:tabs>
        <w:rPr>
          <w:rFonts w:eastAsiaTheme="minorEastAsia" w:cstheme="minorBidi"/>
          <w:noProof/>
          <w:sz w:val="24"/>
          <w:szCs w:val="24"/>
          <w:lang w:eastAsia="ja-JP"/>
        </w:rPr>
      </w:pPr>
      <w:r>
        <w:rPr>
          <w:noProof/>
        </w:rPr>
        <w:t>c.</w:t>
      </w:r>
      <w:r>
        <w:rPr>
          <w:rFonts w:eastAsiaTheme="minorEastAsia" w:cstheme="minorBidi"/>
          <w:noProof/>
          <w:sz w:val="24"/>
          <w:szCs w:val="24"/>
          <w:lang w:eastAsia="ja-JP"/>
        </w:rPr>
        <w:tab/>
      </w:r>
      <w:r>
        <w:rPr>
          <w:noProof/>
        </w:rPr>
        <w:t>Activité</w:t>
      </w:r>
      <w:r>
        <w:rPr>
          <w:noProof/>
        </w:rPr>
        <w:tab/>
      </w:r>
      <w:r>
        <w:rPr>
          <w:noProof/>
        </w:rPr>
        <w:fldChar w:fldCharType="begin"/>
      </w:r>
      <w:r>
        <w:rPr>
          <w:noProof/>
        </w:rPr>
        <w:instrText xml:space="preserve"> PAGEREF _Toc428396099 \h </w:instrText>
      </w:r>
      <w:r>
        <w:rPr>
          <w:noProof/>
        </w:rPr>
      </w:r>
      <w:r>
        <w:rPr>
          <w:noProof/>
        </w:rPr>
        <w:fldChar w:fldCharType="separate"/>
      </w:r>
      <w:r w:rsidR="004E07F5">
        <w:rPr>
          <w:noProof/>
        </w:rPr>
        <w:t>17</w:t>
      </w:r>
      <w:r>
        <w:rPr>
          <w:noProof/>
        </w:rPr>
        <w:fldChar w:fldCharType="end"/>
      </w:r>
    </w:p>
    <w:p w14:paraId="4CA2D86F" w14:textId="77777777" w:rsidR="00E71505" w:rsidRDefault="00E71505">
      <w:pPr>
        <w:pStyle w:val="TM1"/>
        <w:tabs>
          <w:tab w:val="left" w:pos="600"/>
          <w:tab w:val="right" w:pos="9969"/>
        </w:tabs>
        <w:rPr>
          <w:rFonts w:eastAsiaTheme="minorEastAsia" w:cstheme="minorBidi"/>
          <w:b w:val="0"/>
          <w:noProof/>
          <w:sz w:val="24"/>
          <w:szCs w:val="24"/>
          <w:lang w:eastAsia="ja-JP"/>
        </w:rPr>
      </w:pPr>
      <w:r w:rsidRPr="00BA29CA">
        <w:rPr>
          <w:noProof/>
          <w:color w:val="E51519"/>
        </w:rPr>
        <w:t>4.</w:t>
      </w:r>
      <w:r>
        <w:rPr>
          <w:rFonts w:eastAsiaTheme="minorEastAsia" w:cstheme="minorBidi"/>
          <w:b w:val="0"/>
          <w:noProof/>
          <w:sz w:val="24"/>
          <w:szCs w:val="24"/>
          <w:lang w:eastAsia="ja-JP"/>
        </w:rPr>
        <w:tab/>
      </w:r>
      <w:r>
        <w:rPr>
          <w:noProof/>
        </w:rPr>
        <w:t>De la création à la livraison d’une demande</w:t>
      </w:r>
      <w:r>
        <w:rPr>
          <w:noProof/>
        </w:rPr>
        <w:tab/>
      </w:r>
      <w:r>
        <w:rPr>
          <w:noProof/>
        </w:rPr>
        <w:fldChar w:fldCharType="begin"/>
      </w:r>
      <w:r>
        <w:rPr>
          <w:noProof/>
        </w:rPr>
        <w:instrText xml:space="preserve"> PAGEREF _Toc428396100 \h </w:instrText>
      </w:r>
      <w:r>
        <w:rPr>
          <w:noProof/>
        </w:rPr>
      </w:r>
      <w:r>
        <w:rPr>
          <w:noProof/>
        </w:rPr>
        <w:fldChar w:fldCharType="separate"/>
      </w:r>
      <w:r w:rsidR="004E07F5">
        <w:rPr>
          <w:noProof/>
        </w:rPr>
        <w:t>20</w:t>
      </w:r>
      <w:r>
        <w:rPr>
          <w:noProof/>
        </w:rPr>
        <w:fldChar w:fldCharType="end"/>
      </w:r>
    </w:p>
    <w:p w14:paraId="1E55EBC6" w14:textId="77777777" w:rsidR="00E71505" w:rsidRDefault="00E71505">
      <w:pPr>
        <w:pStyle w:val="TM2"/>
        <w:tabs>
          <w:tab w:val="left" w:pos="800"/>
          <w:tab w:val="right" w:pos="9969"/>
        </w:tabs>
        <w:rPr>
          <w:rFonts w:eastAsiaTheme="minorEastAsia" w:cstheme="minorBidi"/>
          <w:i w:val="0"/>
          <w:noProof/>
          <w:sz w:val="24"/>
          <w:szCs w:val="24"/>
          <w:lang w:eastAsia="ja-JP"/>
        </w:rPr>
      </w:pPr>
      <w:r>
        <w:rPr>
          <w:noProof/>
          <w:lang w:eastAsia="en-US"/>
        </w:rPr>
        <w:t>4.1.</w:t>
      </w:r>
      <w:r>
        <w:rPr>
          <w:rFonts w:eastAsiaTheme="minorEastAsia" w:cstheme="minorBidi"/>
          <w:i w:val="0"/>
          <w:noProof/>
          <w:sz w:val="24"/>
          <w:szCs w:val="24"/>
          <w:lang w:eastAsia="ja-JP"/>
        </w:rPr>
        <w:tab/>
      </w:r>
      <w:r>
        <w:rPr>
          <w:noProof/>
          <w:lang w:eastAsia="en-US"/>
        </w:rPr>
        <w:t>Expression du besoin</w:t>
      </w:r>
      <w:r>
        <w:rPr>
          <w:noProof/>
        </w:rPr>
        <w:tab/>
      </w:r>
      <w:r>
        <w:rPr>
          <w:noProof/>
        </w:rPr>
        <w:fldChar w:fldCharType="begin"/>
      </w:r>
      <w:r>
        <w:rPr>
          <w:noProof/>
        </w:rPr>
        <w:instrText xml:space="preserve"> PAGEREF _Toc428396101 \h </w:instrText>
      </w:r>
      <w:r>
        <w:rPr>
          <w:noProof/>
        </w:rPr>
      </w:r>
      <w:r>
        <w:rPr>
          <w:noProof/>
        </w:rPr>
        <w:fldChar w:fldCharType="separate"/>
      </w:r>
      <w:r w:rsidR="004E07F5">
        <w:rPr>
          <w:noProof/>
        </w:rPr>
        <w:t>20</w:t>
      </w:r>
      <w:r>
        <w:rPr>
          <w:noProof/>
        </w:rPr>
        <w:fldChar w:fldCharType="end"/>
      </w:r>
    </w:p>
    <w:p w14:paraId="6142CF6A" w14:textId="77777777" w:rsidR="00E71505" w:rsidRDefault="00E71505">
      <w:pPr>
        <w:pStyle w:val="TM2"/>
        <w:tabs>
          <w:tab w:val="left" w:pos="800"/>
          <w:tab w:val="right" w:pos="9969"/>
        </w:tabs>
        <w:rPr>
          <w:rFonts w:eastAsiaTheme="minorEastAsia" w:cstheme="minorBidi"/>
          <w:i w:val="0"/>
          <w:noProof/>
          <w:sz w:val="24"/>
          <w:szCs w:val="24"/>
          <w:lang w:eastAsia="ja-JP"/>
        </w:rPr>
      </w:pPr>
      <w:r>
        <w:rPr>
          <w:noProof/>
          <w:lang w:eastAsia="en-US"/>
        </w:rPr>
        <w:t>4.2.</w:t>
      </w:r>
      <w:r>
        <w:rPr>
          <w:rFonts w:eastAsiaTheme="minorEastAsia" w:cstheme="minorBidi"/>
          <w:i w:val="0"/>
          <w:noProof/>
          <w:sz w:val="24"/>
          <w:szCs w:val="24"/>
          <w:lang w:eastAsia="ja-JP"/>
        </w:rPr>
        <w:tab/>
      </w:r>
      <w:r>
        <w:rPr>
          <w:noProof/>
          <w:lang w:eastAsia="en-US"/>
        </w:rPr>
        <w:t>Création</w:t>
      </w:r>
      <w:r>
        <w:rPr>
          <w:noProof/>
        </w:rPr>
        <w:tab/>
      </w:r>
      <w:r>
        <w:rPr>
          <w:noProof/>
        </w:rPr>
        <w:fldChar w:fldCharType="begin"/>
      </w:r>
      <w:r>
        <w:rPr>
          <w:noProof/>
        </w:rPr>
        <w:instrText xml:space="preserve"> PAGEREF _Toc428396102 \h </w:instrText>
      </w:r>
      <w:r>
        <w:rPr>
          <w:noProof/>
        </w:rPr>
      </w:r>
      <w:r>
        <w:rPr>
          <w:noProof/>
        </w:rPr>
        <w:fldChar w:fldCharType="separate"/>
      </w:r>
      <w:r w:rsidR="004E07F5">
        <w:rPr>
          <w:noProof/>
        </w:rPr>
        <w:t>20</w:t>
      </w:r>
      <w:r>
        <w:rPr>
          <w:noProof/>
        </w:rPr>
        <w:fldChar w:fldCharType="end"/>
      </w:r>
    </w:p>
    <w:p w14:paraId="5B1BF018" w14:textId="77777777" w:rsidR="00E71505" w:rsidRDefault="00E71505">
      <w:pPr>
        <w:pStyle w:val="TM2"/>
        <w:tabs>
          <w:tab w:val="left" w:pos="800"/>
          <w:tab w:val="right" w:pos="9969"/>
        </w:tabs>
        <w:rPr>
          <w:rFonts w:eastAsiaTheme="minorEastAsia" w:cstheme="minorBidi"/>
          <w:i w:val="0"/>
          <w:noProof/>
          <w:sz w:val="24"/>
          <w:szCs w:val="24"/>
          <w:lang w:eastAsia="ja-JP"/>
        </w:rPr>
      </w:pPr>
      <w:r>
        <w:rPr>
          <w:noProof/>
          <w:lang w:eastAsia="en-US"/>
        </w:rPr>
        <w:t>4.3.</w:t>
      </w:r>
      <w:r>
        <w:rPr>
          <w:rFonts w:eastAsiaTheme="minorEastAsia" w:cstheme="minorBidi"/>
          <w:i w:val="0"/>
          <w:noProof/>
          <w:sz w:val="24"/>
          <w:szCs w:val="24"/>
          <w:lang w:eastAsia="ja-JP"/>
        </w:rPr>
        <w:tab/>
      </w:r>
      <w:r>
        <w:rPr>
          <w:noProof/>
          <w:lang w:eastAsia="en-US"/>
        </w:rPr>
        <w:t>Analyse et Chiffrage</w:t>
      </w:r>
      <w:r>
        <w:rPr>
          <w:noProof/>
        </w:rPr>
        <w:tab/>
      </w:r>
      <w:r>
        <w:rPr>
          <w:noProof/>
        </w:rPr>
        <w:fldChar w:fldCharType="begin"/>
      </w:r>
      <w:r>
        <w:rPr>
          <w:noProof/>
        </w:rPr>
        <w:instrText xml:space="preserve"> PAGEREF _Toc428396103 \h </w:instrText>
      </w:r>
      <w:r>
        <w:rPr>
          <w:noProof/>
        </w:rPr>
      </w:r>
      <w:r>
        <w:rPr>
          <w:noProof/>
        </w:rPr>
        <w:fldChar w:fldCharType="separate"/>
      </w:r>
      <w:r w:rsidR="004E07F5">
        <w:rPr>
          <w:noProof/>
        </w:rPr>
        <w:t>20</w:t>
      </w:r>
      <w:r>
        <w:rPr>
          <w:noProof/>
        </w:rPr>
        <w:fldChar w:fldCharType="end"/>
      </w:r>
    </w:p>
    <w:p w14:paraId="59D6B9B6" w14:textId="77777777" w:rsidR="00E71505" w:rsidRDefault="00E71505">
      <w:pPr>
        <w:pStyle w:val="TM2"/>
        <w:tabs>
          <w:tab w:val="left" w:pos="800"/>
          <w:tab w:val="right" w:pos="9969"/>
        </w:tabs>
        <w:rPr>
          <w:rFonts w:eastAsiaTheme="minorEastAsia" w:cstheme="minorBidi"/>
          <w:i w:val="0"/>
          <w:noProof/>
          <w:sz w:val="24"/>
          <w:szCs w:val="24"/>
          <w:lang w:eastAsia="ja-JP"/>
        </w:rPr>
      </w:pPr>
      <w:r>
        <w:rPr>
          <w:noProof/>
          <w:lang w:eastAsia="en-US"/>
        </w:rPr>
        <w:t>4.4.</w:t>
      </w:r>
      <w:r>
        <w:rPr>
          <w:rFonts w:eastAsiaTheme="minorEastAsia" w:cstheme="minorBidi"/>
          <w:i w:val="0"/>
          <w:noProof/>
          <w:sz w:val="24"/>
          <w:szCs w:val="24"/>
          <w:lang w:eastAsia="ja-JP"/>
        </w:rPr>
        <w:tab/>
      </w:r>
      <w:r>
        <w:rPr>
          <w:noProof/>
          <w:lang w:eastAsia="en-US"/>
        </w:rPr>
        <w:t>Réception du chiffrage par le client</w:t>
      </w:r>
      <w:r>
        <w:rPr>
          <w:noProof/>
        </w:rPr>
        <w:tab/>
      </w:r>
      <w:r>
        <w:rPr>
          <w:noProof/>
        </w:rPr>
        <w:fldChar w:fldCharType="begin"/>
      </w:r>
      <w:r>
        <w:rPr>
          <w:noProof/>
        </w:rPr>
        <w:instrText xml:space="preserve"> PAGEREF _Toc428396104 \h </w:instrText>
      </w:r>
      <w:r>
        <w:rPr>
          <w:noProof/>
        </w:rPr>
      </w:r>
      <w:r>
        <w:rPr>
          <w:noProof/>
        </w:rPr>
        <w:fldChar w:fldCharType="separate"/>
      </w:r>
      <w:r w:rsidR="004E07F5">
        <w:rPr>
          <w:noProof/>
        </w:rPr>
        <w:t>21</w:t>
      </w:r>
      <w:r>
        <w:rPr>
          <w:noProof/>
        </w:rPr>
        <w:fldChar w:fldCharType="end"/>
      </w:r>
    </w:p>
    <w:p w14:paraId="1D9F51A9" w14:textId="77777777" w:rsidR="00E71505" w:rsidRDefault="00E71505">
      <w:pPr>
        <w:pStyle w:val="TM2"/>
        <w:tabs>
          <w:tab w:val="left" w:pos="800"/>
          <w:tab w:val="right" w:pos="9969"/>
        </w:tabs>
        <w:rPr>
          <w:rFonts w:eastAsiaTheme="minorEastAsia" w:cstheme="minorBidi"/>
          <w:i w:val="0"/>
          <w:noProof/>
          <w:sz w:val="24"/>
          <w:szCs w:val="24"/>
          <w:lang w:eastAsia="ja-JP"/>
        </w:rPr>
      </w:pPr>
      <w:r>
        <w:rPr>
          <w:noProof/>
          <w:lang w:eastAsia="en-US"/>
        </w:rPr>
        <w:t>4.5.</w:t>
      </w:r>
      <w:r>
        <w:rPr>
          <w:rFonts w:eastAsiaTheme="minorEastAsia" w:cstheme="minorBidi"/>
          <w:i w:val="0"/>
          <w:noProof/>
          <w:sz w:val="24"/>
          <w:szCs w:val="24"/>
          <w:lang w:eastAsia="ja-JP"/>
        </w:rPr>
        <w:tab/>
      </w:r>
      <w:r>
        <w:rPr>
          <w:noProof/>
          <w:lang w:eastAsia="en-US"/>
        </w:rPr>
        <w:t>Développement</w:t>
      </w:r>
      <w:r>
        <w:rPr>
          <w:noProof/>
        </w:rPr>
        <w:tab/>
      </w:r>
      <w:r>
        <w:rPr>
          <w:noProof/>
        </w:rPr>
        <w:fldChar w:fldCharType="begin"/>
      </w:r>
      <w:r>
        <w:rPr>
          <w:noProof/>
        </w:rPr>
        <w:instrText xml:space="preserve"> PAGEREF _Toc428396105 \h </w:instrText>
      </w:r>
      <w:r>
        <w:rPr>
          <w:noProof/>
        </w:rPr>
      </w:r>
      <w:r>
        <w:rPr>
          <w:noProof/>
        </w:rPr>
        <w:fldChar w:fldCharType="separate"/>
      </w:r>
      <w:r w:rsidR="004E07F5">
        <w:rPr>
          <w:noProof/>
        </w:rPr>
        <w:t>21</w:t>
      </w:r>
      <w:r>
        <w:rPr>
          <w:noProof/>
        </w:rPr>
        <w:fldChar w:fldCharType="end"/>
      </w:r>
    </w:p>
    <w:p w14:paraId="040C925F" w14:textId="77777777" w:rsidR="00E71505" w:rsidRDefault="00E71505">
      <w:pPr>
        <w:pStyle w:val="TM2"/>
        <w:tabs>
          <w:tab w:val="left" w:pos="800"/>
          <w:tab w:val="right" w:pos="9969"/>
        </w:tabs>
        <w:rPr>
          <w:rFonts w:eastAsiaTheme="minorEastAsia" w:cstheme="minorBidi"/>
          <w:i w:val="0"/>
          <w:noProof/>
          <w:sz w:val="24"/>
          <w:szCs w:val="24"/>
          <w:lang w:eastAsia="ja-JP"/>
        </w:rPr>
      </w:pPr>
      <w:r>
        <w:rPr>
          <w:noProof/>
          <w:lang w:eastAsia="en-US"/>
        </w:rPr>
        <w:t>4.6.</w:t>
      </w:r>
      <w:r>
        <w:rPr>
          <w:rFonts w:eastAsiaTheme="minorEastAsia" w:cstheme="minorBidi"/>
          <w:i w:val="0"/>
          <w:noProof/>
          <w:sz w:val="24"/>
          <w:szCs w:val="24"/>
          <w:lang w:eastAsia="ja-JP"/>
        </w:rPr>
        <w:tab/>
      </w:r>
      <w:r>
        <w:rPr>
          <w:noProof/>
          <w:lang w:eastAsia="en-US"/>
        </w:rPr>
        <w:t>Tests unitaires</w:t>
      </w:r>
      <w:r>
        <w:rPr>
          <w:noProof/>
        </w:rPr>
        <w:tab/>
      </w:r>
      <w:r>
        <w:rPr>
          <w:noProof/>
        </w:rPr>
        <w:fldChar w:fldCharType="begin"/>
      </w:r>
      <w:r>
        <w:rPr>
          <w:noProof/>
        </w:rPr>
        <w:instrText xml:space="preserve"> PAGEREF _Toc428396106 \h </w:instrText>
      </w:r>
      <w:r>
        <w:rPr>
          <w:noProof/>
        </w:rPr>
      </w:r>
      <w:r>
        <w:rPr>
          <w:noProof/>
        </w:rPr>
        <w:fldChar w:fldCharType="separate"/>
      </w:r>
      <w:r w:rsidR="004E07F5">
        <w:rPr>
          <w:noProof/>
        </w:rPr>
        <w:t>21</w:t>
      </w:r>
      <w:r>
        <w:rPr>
          <w:noProof/>
        </w:rPr>
        <w:fldChar w:fldCharType="end"/>
      </w:r>
    </w:p>
    <w:p w14:paraId="7157EF0C" w14:textId="77777777" w:rsidR="00E71505" w:rsidRDefault="00E71505">
      <w:pPr>
        <w:pStyle w:val="TM2"/>
        <w:tabs>
          <w:tab w:val="left" w:pos="800"/>
          <w:tab w:val="right" w:pos="9969"/>
        </w:tabs>
        <w:rPr>
          <w:rFonts w:eastAsiaTheme="minorEastAsia" w:cstheme="minorBidi"/>
          <w:i w:val="0"/>
          <w:noProof/>
          <w:sz w:val="24"/>
          <w:szCs w:val="24"/>
          <w:lang w:eastAsia="ja-JP"/>
        </w:rPr>
      </w:pPr>
      <w:r>
        <w:rPr>
          <w:noProof/>
          <w:lang w:eastAsia="en-US"/>
        </w:rPr>
        <w:t>4.7.</w:t>
      </w:r>
      <w:r>
        <w:rPr>
          <w:rFonts w:eastAsiaTheme="minorEastAsia" w:cstheme="minorBidi"/>
          <w:i w:val="0"/>
          <w:noProof/>
          <w:sz w:val="24"/>
          <w:szCs w:val="24"/>
          <w:lang w:eastAsia="ja-JP"/>
        </w:rPr>
        <w:tab/>
      </w:r>
      <w:r>
        <w:rPr>
          <w:noProof/>
          <w:lang w:eastAsia="en-US"/>
        </w:rPr>
        <w:t>Tests d’assemblage</w:t>
      </w:r>
      <w:r>
        <w:rPr>
          <w:noProof/>
        </w:rPr>
        <w:tab/>
      </w:r>
      <w:r>
        <w:rPr>
          <w:noProof/>
        </w:rPr>
        <w:fldChar w:fldCharType="begin"/>
      </w:r>
      <w:r>
        <w:rPr>
          <w:noProof/>
        </w:rPr>
        <w:instrText xml:space="preserve"> PAGEREF _Toc428396107 \h </w:instrText>
      </w:r>
      <w:r>
        <w:rPr>
          <w:noProof/>
        </w:rPr>
      </w:r>
      <w:r>
        <w:rPr>
          <w:noProof/>
        </w:rPr>
        <w:fldChar w:fldCharType="separate"/>
      </w:r>
      <w:r w:rsidR="004E07F5">
        <w:rPr>
          <w:noProof/>
        </w:rPr>
        <w:t>21</w:t>
      </w:r>
      <w:r>
        <w:rPr>
          <w:noProof/>
        </w:rPr>
        <w:fldChar w:fldCharType="end"/>
      </w:r>
    </w:p>
    <w:p w14:paraId="557A8376" w14:textId="77777777" w:rsidR="00E71505" w:rsidRDefault="00E71505">
      <w:pPr>
        <w:pStyle w:val="TM2"/>
        <w:tabs>
          <w:tab w:val="left" w:pos="800"/>
          <w:tab w:val="right" w:pos="9969"/>
        </w:tabs>
        <w:rPr>
          <w:rFonts w:eastAsiaTheme="minorEastAsia" w:cstheme="minorBidi"/>
          <w:i w:val="0"/>
          <w:noProof/>
          <w:sz w:val="24"/>
          <w:szCs w:val="24"/>
          <w:lang w:eastAsia="ja-JP"/>
        </w:rPr>
      </w:pPr>
      <w:r>
        <w:rPr>
          <w:noProof/>
          <w:lang w:eastAsia="en-US"/>
        </w:rPr>
        <w:t>4.8.</w:t>
      </w:r>
      <w:r>
        <w:rPr>
          <w:rFonts w:eastAsiaTheme="minorEastAsia" w:cstheme="minorBidi"/>
          <w:i w:val="0"/>
          <w:noProof/>
          <w:sz w:val="24"/>
          <w:szCs w:val="24"/>
          <w:lang w:eastAsia="ja-JP"/>
        </w:rPr>
        <w:tab/>
      </w:r>
      <w:r>
        <w:rPr>
          <w:noProof/>
          <w:lang w:eastAsia="en-US"/>
        </w:rPr>
        <w:t>Gestion de sources</w:t>
      </w:r>
      <w:r>
        <w:rPr>
          <w:noProof/>
        </w:rPr>
        <w:tab/>
      </w:r>
      <w:r>
        <w:rPr>
          <w:noProof/>
        </w:rPr>
        <w:fldChar w:fldCharType="begin"/>
      </w:r>
      <w:r>
        <w:rPr>
          <w:noProof/>
        </w:rPr>
        <w:instrText xml:space="preserve"> PAGEREF _Toc428396108 \h </w:instrText>
      </w:r>
      <w:r>
        <w:rPr>
          <w:noProof/>
        </w:rPr>
      </w:r>
      <w:r>
        <w:rPr>
          <w:noProof/>
        </w:rPr>
        <w:fldChar w:fldCharType="separate"/>
      </w:r>
      <w:r w:rsidR="004E07F5">
        <w:rPr>
          <w:noProof/>
        </w:rPr>
        <w:t>22</w:t>
      </w:r>
      <w:r>
        <w:rPr>
          <w:noProof/>
        </w:rPr>
        <w:fldChar w:fldCharType="end"/>
      </w:r>
    </w:p>
    <w:p w14:paraId="5812397B" w14:textId="77777777" w:rsidR="00E71505" w:rsidRDefault="00E71505">
      <w:pPr>
        <w:pStyle w:val="TM2"/>
        <w:tabs>
          <w:tab w:val="left" w:pos="800"/>
          <w:tab w:val="right" w:pos="9969"/>
        </w:tabs>
        <w:rPr>
          <w:rFonts w:eastAsiaTheme="minorEastAsia" w:cstheme="minorBidi"/>
          <w:i w:val="0"/>
          <w:noProof/>
          <w:sz w:val="24"/>
          <w:szCs w:val="24"/>
          <w:lang w:eastAsia="ja-JP"/>
        </w:rPr>
      </w:pPr>
      <w:r>
        <w:rPr>
          <w:noProof/>
          <w:lang w:eastAsia="en-US"/>
        </w:rPr>
        <w:lastRenderedPageBreak/>
        <w:t>4.9.</w:t>
      </w:r>
      <w:r>
        <w:rPr>
          <w:rFonts w:eastAsiaTheme="minorEastAsia" w:cstheme="minorBidi"/>
          <w:i w:val="0"/>
          <w:noProof/>
          <w:sz w:val="24"/>
          <w:szCs w:val="24"/>
          <w:lang w:eastAsia="ja-JP"/>
        </w:rPr>
        <w:tab/>
      </w:r>
      <w:r>
        <w:rPr>
          <w:noProof/>
          <w:lang w:eastAsia="en-US"/>
        </w:rPr>
        <w:t>Livraison</w:t>
      </w:r>
      <w:r>
        <w:rPr>
          <w:noProof/>
        </w:rPr>
        <w:tab/>
      </w:r>
      <w:r>
        <w:rPr>
          <w:noProof/>
        </w:rPr>
        <w:fldChar w:fldCharType="begin"/>
      </w:r>
      <w:r>
        <w:rPr>
          <w:noProof/>
        </w:rPr>
        <w:instrText xml:space="preserve"> PAGEREF _Toc428396109 \h </w:instrText>
      </w:r>
      <w:r>
        <w:rPr>
          <w:noProof/>
        </w:rPr>
      </w:r>
      <w:r>
        <w:rPr>
          <w:noProof/>
        </w:rPr>
        <w:fldChar w:fldCharType="separate"/>
      </w:r>
      <w:r w:rsidR="004E07F5">
        <w:rPr>
          <w:noProof/>
        </w:rPr>
        <w:t>22</w:t>
      </w:r>
      <w:r>
        <w:rPr>
          <w:noProof/>
        </w:rPr>
        <w:fldChar w:fldCharType="end"/>
      </w:r>
    </w:p>
    <w:p w14:paraId="4E3407F0" w14:textId="77777777" w:rsidR="00E71505" w:rsidRDefault="00E71505">
      <w:pPr>
        <w:pStyle w:val="TM2"/>
        <w:tabs>
          <w:tab w:val="left" w:pos="1000"/>
          <w:tab w:val="right" w:pos="9969"/>
        </w:tabs>
        <w:rPr>
          <w:rFonts w:eastAsiaTheme="minorEastAsia" w:cstheme="minorBidi"/>
          <w:i w:val="0"/>
          <w:noProof/>
          <w:sz w:val="24"/>
          <w:szCs w:val="24"/>
          <w:lang w:eastAsia="ja-JP"/>
        </w:rPr>
      </w:pPr>
      <w:r>
        <w:rPr>
          <w:noProof/>
          <w:lang w:eastAsia="en-US"/>
        </w:rPr>
        <w:t>4.10.</w:t>
      </w:r>
      <w:r>
        <w:rPr>
          <w:rFonts w:eastAsiaTheme="minorEastAsia" w:cstheme="minorBidi"/>
          <w:i w:val="0"/>
          <w:noProof/>
          <w:sz w:val="24"/>
          <w:szCs w:val="24"/>
          <w:lang w:eastAsia="ja-JP"/>
        </w:rPr>
        <w:tab/>
      </w:r>
      <w:r>
        <w:rPr>
          <w:noProof/>
          <w:lang w:eastAsia="en-US"/>
        </w:rPr>
        <w:t>Retour de recette</w:t>
      </w:r>
      <w:r>
        <w:rPr>
          <w:noProof/>
        </w:rPr>
        <w:tab/>
      </w:r>
      <w:r>
        <w:rPr>
          <w:noProof/>
        </w:rPr>
        <w:fldChar w:fldCharType="begin"/>
      </w:r>
      <w:r>
        <w:rPr>
          <w:noProof/>
        </w:rPr>
        <w:instrText xml:space="preserve"> PAGEREF _Toc428396110 \h </w:instrText>
      </w:r>
      <w:r>
        <w:rPr>
          <w:noProof/>
        </w:rPr>
      </w:r>
      <w:r>
        <w:rPr>
          <w:noProof/>
        </w:rPr>
        <w:fldChar w:fldCharType="separate"/>
      </w:r>
      <w:r w:rsidR="004E07F5">
        <w:rPr>
          <w:noProof/>
        </w:rPr>
        <w:t>23</w:t>
      </w:r>
      <w:r>
        <w:rPr>
          <w:noProof/>
        </w:rPr>
        <w:fldChar w:fldCharType="end"/>
      </w:r>
    </w:p>
    <w:p w14:paraId="3D215D60" w14:textId="77777777" w:rsidR="00E71505" w:rsidRDefault="00E71505">
      <w:pPr>
        <w:pStyle w:val="TM1"/>
        <w:tabs>
          <w:tab w:val="left" w:pos="600"/>
          <w:tab w:val="right" w:pos="9969"/>
        </w:tabs>
        <w:rPr>
          <w:rFonts w:eastAsiaTheme="minorEastAsia" w:cstheme="minorBidi"/>
          <w:b w:val="0"/>
          <w:noProof/>
          <w:sz w:val="24"/>
          <w:szCs w:val="24"/>
          <w:lang w:eastAsia="ja-JP"/>
        </w:rPr>
      </w:pPr>
      <w:r w:rsidRPr="00BA29CA">
        <w:rPr>
          <w:noProof/>
          <w:color w:val="E51519"/>
          <w:lang w:eastAsia="en-US"/>
        </w:rPr>
        <w:t>5.</w:t>
      </w:r>
      <w:r>
        <w:rPr>
          <w:rFonts w:eastAsiaTheme="minorEastAsia" w:cstheme="minorBidi"/>
          <w:b w:val="0"/>
          <w:noProof/>
          <w:sz w:val="24"/>
          <w:szCs w:val="24"/>
          <w:lang w:eastAsia="ja-JP"/>
        </w:rPr>
        <w:tab/>
      </w:r>
      <w:r>
        <w:rPr>
          <w:noProof/>
          <w:lang w:eastAsia="en-US"/>
        </w:rPr>
        <w:t>Apports du stage</w:t>
      </w:r>
      <w:r>
        <w:rPr>
          <w:noProof/>
        </w:rPr>
        <w:tab/>
      </w:r>
      <w:r>
        <w:rPr>
          <w:noProof/>
        </w:rPr>
        <w:fldChar w:fldCharType="begin"/>
      </w:r>
      <w:r>
        <w:rPr>
          <w:noProof/>
        </w:rPr>
        <w:instrText xml:space="preserve"> PAGEREF _Toc428396111 \h </w:instrText>
      </w:r>
      <w:r>
        <w:rPr>
          <w:noProof/>
        </w:rPr>
      </w:r>
      <w:r>
        <w:rPr>
          <w:noProof/>
        </w:rPr>
        <w:fldChar w:fldCharType="separate"/>
      </w:r>
      <w:r w:rsidR="004E07F5">
        <w:rPr>
          <w:noProof/>
        </w:rPr>
        <w:t>24</w:t>
      </w:r>
      <w:r>
        <w:rPr>
          <w:noProof/>
        </w:rPr>
        <w:fldChar w:fldCharType="end"/>
      </w:r>
    </w:p>
    <w:p w14:paraId="440807E3" w14:textId="77777777" w:rsidR="00E71505" w:rsidRDefault="00E71505">
      <w:pPr>
        <w:pStyle w:val="TM2"/>
        <w:tabs>
          <w:tab w:val="left" w:pos="800"/>
          <w:tab w:val="right" w:pos="9969"/>
        </w:tabs>
        <w:rPr>
          <w:rFonts w:eastAsiaTheme="minorEastAsia" w:cstheme="minorBidi"/>
          <w:i w:val="0"/>
          <w:noProof/>
          <w:sz w:val="24"/>
          <w:szCs w:val="24"/>
          <w:lang w:eastAsia="ja-JP"/>
        </w:rPr>
      </w:pPr>
      <w:r>
        <w:rPr>
          <w:noProof/>
          <w:lang w:eastAsia="en-US"/>
        </w:rPr>
        <w:t>5.1.</w:t>
      </w:r>
      <w:r>
        <w:rPr>
          <w:rFonts w:eastAsiaTheme="minorEastAsia" w:cstheme="minorBidi"/>
          <w:i w:val="0"/>
          <w:noProof/>
          <w:sz w:val="24"/>
          <w:szCs w:val="24"/>
          <w:lang w:eastAsia="ja-JP"/>
        </w:rPr>
        <w:tab/>
      </w:r>
      <w:r>
        <w:rPr>
          <w:noProof/>
          <w:lang w:eastAsia="en-US"/>
        </w:rPr>
        <w:t>Points positifs</w:t>
      </w:r>
      <w:r>
        <w:rPr>
          <w:noProof/>
        </w:rPr>
        <w:tab/>
      </w:r>
      <w:r>
        <w:rPr>
          <w:noProof/>
        </w:rPr>
        <w:fldChar w:fldCharType="begin"/>
      </w:r>
      <w:r>
        <w:rPr>
          <w:noProof/>
        </w:rPr>
        <w:instrText xml:space="preserve"> PAGEREF _Toc428396112 \h </w:instrText>
      </w:r>
      <w:r>
        <w:rPr>
          <w:noProof/>
        </w:rPr>
      </w:r>
      <w:r>
        <w:rPr>
          <w:noProof/>
        </w:rPr>
        <w:fldChar w:fldCharType="separate"/>
      </w:r>
      <w:r w:rsidR="004E07F5">
        <w:rPr>
          <w:noProof/>
        </w:rPr>
        <w:t>24</w:t>
      </w:r>
      <w:r>
        <w:rPr>
          <w:noProof/>
        </w:rPr>
        <w:fldChar w:fldCharType="end"/>
      </w:r>
    </w:p>
    <w:p w14:paraId="03236B68" w14:textId="77777777" w:rsidR="00E71505" w:rsidRDefault="00E71505">
      <w:pPr>
        <w:pStyle w:val="TM2"/>
        <w:tabs>
          <w:tab w:val="left" w:pos="800"/>
          <w:tab w:val="right" w:pos="9969"/>
        </w:tabs>
        <w:rPr>
          <w:rFonts w:eastAsiaTheme="minorEastAsia" w:cstheme="minorBidi"/>
          <w:i w:val="0"/>
          <w:noProof/>
          <w:sz w:val="24"/>
          <w:szCs w:val="24"/>
          <w:lang w:eastAsia="ja-JP"/>
        </w:rPr>
      </w:pPr>
      <w:r>
        <w:rPr>
          <w:noProof/>
          <w:lang w:eastAsia="en-US"/>
        </w:rPr>
        <w:t>5.2.</w:t>
      </w:r>
      <w:r>
        <w:rPr>
          <w:rFonts w:eastAsiaTheme="minorEastAsia" w:cstheme="minorBidi"/>
          <w:i w:val="0"/>
          <w:noProof/>
          <w:sz w:val="24"/>
          <w:szCs w:val="24"/>
          <w:lang w:eastAsia="ja-JP"/>
        </w:rPr>
        <w:tab/>
      </w:r>
      <w:r>
        <w:rPr>
          <w:noProof/>
          <w:lang w:eastAsia="en-US"/>
        </w:rPr>
        <w:t>Difficultés rencontrées</w:t>
      </w:r>
      <w:r>
        <w:rPr>
          <w:noProof/>
        </w:rPr>
        <w:tab/>
      </w:r>
      <w:r>
        <w:rPr>
          <w:noProof/>
        </w:rPr>
        <w:fldChar w:fldCharType="begin"/>
      </w:r>
      <w:r>
        <w:rPr>
          <w:noProof/>
        </w:rPr>
        <w:instrText xml:space="preserve"> PAGEREF _Toc428396113 \h </w:instrText>
      </w:r>
      <w:r>
        <w:rPr>
          <w:noProof/>
        </w:rPr>
      </w:r>
      <w:r>
        <w:rPr>
          <w:noProof/>
        </w:rPr>
        <w:fldChar w:fldCharType="separate"/>
      </w:r>
      <w:r w:rsidR="004E07F5">
        <w:rPr>
          <w:noProof/>
        </w:rPr>
        <w:t>24</w:t>
      </w:r>
      <w:r>
        <w:rPr>
          <w:noProof/>
        </w:rPr>
        <w:fldChar w:fldCharType="end"/>
      </w:r>
    </w:p>
    <w:p w14:paraId="00DC2364" w14:textId="77777777" w:rsidR="00E71505" w:rsidRDefault="00E71505">
      <w:pPr>
        <w:pStyle w:val="TM2"/>
        <w:tabs>
          <w:tab w:val="left" w:pos="800"/>
          <w:tab w:val="right" w:pos="9969"/>
        </w:tabs>
        <w:rPr>
          <w:rFonts w:eastAsiaTheme="minorEastAsia" w:cstheme="minorBidi"/>
          <w:i w:val="0"/>
          <w:noProof/>
          <w:sz w:val="24"/>
          <w:szCs w:val="24"/>
          <w:lang w:eastAsia="ja-JP"/>
        </w:rPr>
      </w:pPr>
      <w:r>
        <w:rPr>
          <w:noProof/>
          <w:lang w:eastAsia="en-US"/>
        </w:rPr>
        <w:t>5.3.</w:t>
      </w:r>
      <w:r>
        <w:rPr>
          <w:rFonts w:eastAsiaTheme="minorEastAsia" w:cstheme="minorBidi"/>
          <w:i w:val="0"/>
          <w:noProof/>
          <w:sz w:val="24"/>
          <w:szCs w:val="24"/>
          <w:lang w:eastAsia="ja-JP"/>
        </w:rPr>
        <w:tab/>
      </w:r>
      <w:r>
        <w:rPr>
          <w:noProof/>
          <w:lang w:eastAsia="en-US"/>
        </w:rPr>
        <w:t>Bénéfices</w:t>
      </w:r>
      <w:r>
        <w:rPr>
          <w:noProof/>
        </w:rPr>
        <w:tab/>
      </w:r>
      <w:r>
        <w:rPr>
          <w:noProof/>
        </w:rPr>
        <w:fldChar w:fldCharType="begin"/>
      </w:r>
      <w:r>
        <w:rPr>
          <w:noProof/>
        </w:rPr>
        <w:instrText xml:space="preserve"> PAGEREF _Toc428396114 \h </w:instrText>
      </w:r>
      <w:r>
        <w:rPr>
          <w:noProof/>
        </w:rPr>
      </w:r>
      <w:r>
        <w:rPr>
          <w:noProof/>
        </w:rPr>
        <w:fldChar w:fldCharType="separate"/>
      </w:r>
      <w:r w:rsidR="004E07F5">
        <w:rPr>
          <w:noProof/>
        </w:rPr>
        <w:t>25</w:t>
      </w:r>
      <w:r>
        <w:rPr>
          <w:noProof/>
        </w:rPr>
        <w:fldChar w:fldCharType="end"/>
      </w:r>
    </w:p>
    <w:p w14:paraId="1846660F" w14:textId="77777777" w:rsidR="00E71505" w:rsidRDefault="00E71505">
      <w:pPr>
        <w:pStyle w:val="TM2"/>
        <w:tabs>
          <w:tab w:val="left" w:pos="800"/>
          <w:tab w:val="right" w:pos="9969"/>
        </w:tabs>
        <w:rPr>
          <w:rFonts w:eastAsiaTheme="minorEastAsia" w:cstheme="minorBidi"/>
          <w:i w:val="0"/>
          <w:noProof/>
          <w:sz w:val="24"/>
          <w:szCs w:val="24"/>
          <w:lang w:eastAsia="ja-JP"/>
        </w:rPr>
      </w:pPr>
      <w:r>
        <w:rPr>
          <w:noProof/>
        </w:rPr>
        <w:t>5.4.</w:t>
      </w:r>
      <w:r>
        <w:rPr>
          <w:rFonts w:eastAsiaTheme="minorEastAsia" w:cstheme="minorBidi"/>
          <w:i w:val="0"/>
          <w:noProof/>
          <w:sz w:val="24"/>
          <w:szCs w:val="24"/>
          <w:lang w:eastAsia="ja-JP"/>
        </w:rPr>
        <w:tab/>
      </w:r>
      <w:r>
        <w:rPr>
          <w:noProof/>
        </w:rPr>
        <w:t>Perspectives</w:t>
      </w:r>
      <w:r>
        <w:rPr>
          <w:noProof/>
        </w:rPr>
        <w:tab/>
      </w:r>
      <w:r>
        <w:rPr>
          <w:noProof/>
        </w:rPr>
        <w:fldChar w:fldCharType="begin"/>
      </w:r>
      <w:r>
        <w:rPr>
          <w:noProof/>
        </w:rPr>
        <w:instrText xml:space="preserve"> PAGEREF _Toc428396115 \h </w:instrText>
      </w:r>
      <w:r>
        <w:rPr>
          <w:noProof/>
        </w:rPr>
      </w:r>
      <w:r>
        <w:rPr>
          <w:noProof/>
        </w:rPr>
        <w:fldChar w:fldCharType="separate"/>
      </w:r>
      <w:r w:rsidR="004E07F5">
        <w:rPr>
          <w:noProof/>
        </w:rPr>
        <w:t>26</w:t>
      </w:r>
      <w:r>
        <w:rPr>
          <w:noProof/>
        </w:rPr>
        <w:fldChar w:fldCharType="end"/>
      </w:r>
    </w:p>
    <w:p w14:paraId="5FC616CC" w14:textId="77777777" w:rsidR="00E71505" w:rsidRDefault="00E71505">
      <w:pPr>
        <w:pStyle w:val="TM1"/>
        <w:tabs>
          <w:tab w:val="left" w:pos="600"/>
          <w:tab w:val="right" w:pos="9969"/>
        </w:tabs>
        <w:rPr>
          <w:rFonts w:eastAsiaTheme="minorEastAsia" w:cstheme="minorBidi"/>
          <w:b w:val="0"/>
          <w:noProof/>
          <w:sz w:val="24"/>
          <w:szCs w:val="24"/>
          <w:lang w:eastAsia="ja-JP"/>
        </w:rPr>
      </w:pPr>
      <w:r w:rsidRPr="00BA29CA">
        <w:rPr>
          <w:noProof/>
          <w:color w:val="E51519"/>
        </w:rPr>
        <w:t>6.</w:t>
      </w:r>
      <w:r>
        <w:rPr>
          <w:rFonts w:eastAsiaTheme="minorEastAsia" w:cstheme="minorBidi"/>
          <w:b w:val="0"/>
          <w:noProof/>
          <w:sz w:val="24"/>
          <w:szCs w:val="24"/>
          <w:lang w:eastAsia="ja-JP"/>
        </w:rPr>
        <w:tab/>
      </w:r>
      <w:r>
        <w:rPr>
          <w:noProof/>
        </w:rPr>
        <w:t>Conclusion</w:t>
      </w:r>
      <w:r>
        <w:rPr>
          <w:noProof/>
        </w:rPr>
        <w:tab/>
      </w:r>
      <w:r>
        <w:rPr>
          <w:noProof/>
        </w:rPr>
        <w:fldChar w:fldCharType="begin"/>
      </w:r>
      <w:r>
        <w:rPr>
          <w:noProof/>
        </w:rPr>
        <w:instrText xml:space="preserve"> PAGEREF _Toc428396116 \h </w:instrText>
      </w:r>
      <w:r>
        <w:rPr>
          <w:noProof/>
        </w:rPr>
      </w:r>
      <w:r>
        <w:rPr>
          <w:noProof/>
        </w:rPr>
        <w:fldChar w:fldCharType="separate"/>
      </w:r>
      <w:r w:rsidR="004E07F5">
        <w:rPr>
          <w:noProof/>
        </w:rPr>
        <w:t>27</w:t>
      </w:r>
      <w:r>
        <w:rPr>
          <w:noProof/>
        </w:rPr>
        <w:fldChar w:fldCharType="end"/>
      </w:r>
    </w:p>
    <w:p w14:paraId="4D657684" w14:textId="77777777" w:rsidR="00E71505" w:rsidRDefault="00E71505">
      <w:pPr>
        <w:pStyle w:val="TM1"/>
        <w:tabs>
          <w:tab w:val="left" w:pos="600"/>
          <w:tab w:val="right" w:pos="9969"/>
        </w:tabs>
        <w:rPr>
          <w:rFonts w:eastAsiaTheme="minorEastAsia" w:cstheme="minorBidi"/>
          <w:b w:val="0"/>
          <w:noProof/>
          <w:sz w:val="24"/>
          <w:szCs w:val="24"/>
          <w:lang w:eastAsia="ja-JP"/>
        </w:rPr>
      </w:pPr>
      <w:r w:rsidRPr="00BA29CA">
        <w:rPr>
          <w:noProof/>
          <w:color w:val="E51519"/>
          <w:lang w:eastAsia="en-US"/>
        </w:rPr>
        <w:t>7.</w:t>
      </w:r>
      <w:r>
        <w:rPr>
          <w:rFonts w:eastAsiaTheme="minorEastAsia" w:cstheme="minorBidi"/>
          <w:b w:val="0"/>
          <w:noProof/>
          <w:sz w:val="24"/>
          <w:szCs w:val="24"/>
          <w:lang w:eastAsia="ja-JP"/>
        </w:rPr>
        <w:tab/>
      </w:r>
      <w:r>
        <w:rPr>
          <w:noProof/>
          <w:lang w:eastAsia="en-US"/>
        </w:rPr>
        <w:t>Webographie et références bibliographiques</w:t>
      </w:r>
      <w:r>
        <w:rPr>
          <w:noProof/>
        </w:rPr>
        <w:tab/>
      </w:r>
      <w:r>
        <w:rPr>
          <w:noProof/>
        </w:rPr>
        <w:fldChar w:fldCharType="begin"/>
      </w:r>
      <w:r>
        <w:rPr>
          <w:noProof/>
        </w:rPr>
        <w:instrText xml:space="preserve"> PAGEREF _Toc428396117 \h </w:instrText>
      </w:r>
      <w:r>
        <w:rPr>
          <w:noProof/>
        </w:rPr>
      </w:r>
      <w:r>
        <w:rPr>
          <w:noProof/>
        </w:rPr>
        <w:fldChar w:fldCharType="separate"/>
      </w:r>
      <w:r w:rsidR="004E07F5">
        <w:rPr>
          <w:noProof/>
        </w:rPr>
        <w:t>28</w:t>
      </w:r>
      <w:r>
        <w:rPr>
          <w:noProof/>
        </w:rPr>
        <w:fldChar w:fldCharType="end"/>
      </w:r>
    </w:p>
    <w:p w14:paraId="48809346" w14:textId="77777777" w:rsidR="005C1A40" w:rsidRPr="005C1A40" w:rsidRDefault="002E4F17" w:rsidP="00820EEE">
      <w:pPr>
        <w:rPr>
          <w:rFonts w:cs="Arial"/>
          <w:bCs/>
          <w:sz w:val="28"/>
          <w:szCs w:val="32"/>
        </w:rPr>
      </w:pPr>
      <w:r>
        <w:rPr>
          <w:rFonts w:asciiTheme="minorHAnsi" w:hAnsiTheme="minorHAnsi"/>
          <w:b/>
          <w:sz w:val="22"/>
          <w:szCs w:val="22"/>
        </w:rPr>
        <w:fldChar w:fldCharType="end"/>
      </w:r>
    </w:p>
    <w:p w14:paraId="079EBECC" w14:textId="77777777" w:rsidR="005C1A40" w:rsidRPr="00231A74" w:rsidRDefault="005C1A40" w:rsidP="00820EEE">
      <w:pPr>
        <w:pStyle w:val="Titre1"/>
      </w:pPr>
      <w:r w:rsidRPr="005C1A40">
        <w:br w:type="page"/>
      </w:r>
      <w:r w:rsidRPr="005C1A40">
        <w:lastRenderedPageBreak/>
        <w:fldChar w:fldCharType="begin"/>
      </w:r>
      <w:r w:rsidRPr="005C1A40">
        <w:instrText xml:space="preserve"> DOCPROPERTY  DOCSLABEL_introduction </w:instrText>
      </w:r>
      <w:r w:rsidRPr="005C1A40">
        <w:fldChar w:fldCharType="separate"/>
      </w:r>
      <w:bookmarkStart w:id="3" w:name="_Toc428396083"/>
      <w:bookmarkStart w:id="4" w:name="_Toc239818378"/>
      <w:bookmarkStart w:id="5" w:name="_Toc235931472"/>
      <w:r>
        <w:t>Introduction</w:t>
      </w:r>
      <w:bookmarkEnd w:id="3"/>
      <w:bookmarkEnd w:id="4"/>
      <w:bookmarkEnd w:id="5"/>
      <w:r w:rsidRPr="005C1A40">
        <w:fldChar w:fldCharType="end"/>
      </w:r>
    </w:p>
    <w:p w14:paraId="700A4DD5" w14:textId="77777777" w:rsidR="006171AC" w:rsidRDefault="006171AC" w:rsidP="00820EEE"/>
    <w:p w14:paraId="5658C749" w14:textId="77777777" w:rsidR="006171AC" w:rsidRDefault="006171AC" w:rsidP="00820EEE">
      <w:r>
        <w:t xml:space="preserve">Afin de finaliser la formation de Master Informatique à l’Université Paris Diderot, un stage de fin d’étude est imposé. </w:t>
      </w:r>
      <w:r w:rsidR="007A43C8">
        <w:t>C’est une étape charnière dont le bon déroulement facilite</w:t>
      </w:r>
      <w:r w:rsidR="007A43C8" w:rsidRPr="00E86289">
        <w:t xml:space="preserve"> </w:t>
      </w:r>
      <w:r w:rsidR="007A43C8">
        <w:t xml:space="preserve">mon entrée dans le monde du travail. </w:t>
      </w:r>
      <w:r>
        <w:t xml:space="preserve">J’ai, dans ce cadre, intégré la société </w:t>
      </w:r>
      <w:r w:rsidR="00E84606">
        <w:t>SOPRA STERIA</w:t>
      </w:r>
      <w:r>
        <w:t>.</w:t>
      </w:r>
    </w:p>
    <w:p w14:paraId="26E20C5E" w14:textId="77777777" w:rsidR="006171AC" w:rsidRDefault="006171AC" w:rsidP="00820EEE"/>
    <w:p w14:paraId="49014B9D" w14:textId="77777777" w:rsidR="003D04B4" w:rsidRDefault="006171AC" w:rsidP="00820EEE">
      <w:r>
        <w:t xml:space="preserve">Lors de mes recherches de stage, je me suis orientée vers les ESN. Ayant effectué </w:t>
      </w:r>
      <w:r w:rsidR="00EF6276">
        <w:t>auparavant</w:t>
      </w:r>
      <w:r>
        <w:t xml:space="preserve"> un stage qui m’avait plu dans une entreprise de services, j’ai souhaité rester dans ce domaine. J’ai cependant cherché une société </w:t>
      </w:r>
      <w:r w:rsidR="007A5952">
        <w:t>avec des domaines plus étendus</w:t>
      </w:r>
      <w:r>
        <w:t xml:space="preserve"> que dans mon expérience passée. </w:t>
      </w:r>
    </w:p>
    <w:p w14:paraId="51BE9B3A" w14:textId="77777777" w:rsidR="003D04B4" w:rsidRDefault="003D04B4" w:rsidP="00820EEE"/>
    <w:p w14:paraId="1855EE11" w14:textId="77777777" w:rsidR="00347D6A" w:rsidRDefault="003D04B4" w:rsidP="00820EEE">
      <w:r>
        <w:t xml:space="preserve">J’ai choisi l’offre de </w:t>
      </w:r>
      <w:r w:rsidR="00E84606">
        <w:t>SOPRA STERIA</w:t>
      </w:r>
      <w:r w:rsidR="006171AC">
        <w:t xml:space="preserve"> </w:t>
      </w:r>
      <w:r>
        <w:t xml:space="preserve">qui </w:t>
      </w:r>
      <w:r w:rsidR="006171AC">
        <w:t>m</w:t>
      </w:r>
      <w:r w:rsidR="007A5952">
        <w:t>’a permis</w:t>
      </w:r>
      <w:r w:rsidR="006171AC">
        <w:t xml:space="preserve"> de découvrir </w:t>
      </w:r>
      <w:r>
        <w:t xml:space="preserve">l’application des technologies informatiques en entreprise. Les attentes sur mon travail ont été clairement </w:t>
      </w:r>
      <w:r w:rsidR="007A5952">
        <w:t>définies</w:t>
      </w:r>
      <w:r>
        <w:t xml:space="preserve"> dès mes premiers entretiens et elles correspondaient à ce que je recherchais. J’ai donc </w:t>
      </w:r>
      <w:r w:rsidR="007A5952">
        <w:t>accepté de collaborer en tant que stagiaire pour cette ESN.</w:t>
      </w:r>
    </w:p>
    <w:p w14:paraId="339ACE87" w14:textId="77777777" w:rsidR="007A5952" w:rsidRDefault="007A5952" w:rsidP="00820EEE"/>
    <w:p w14:paraId="54F1EE67" w14:textId="77777777" w:rsidR="007A5952" w:rsidRDefault="007A5952" w:rsidP="00820EEE">
      <w:r>
        <w:t xml:space="preserve">Mon stage a débuté au mois de mars </w:t>
      </w:r>
      <w:r w:rsidR="00704599">
        <w:t>et j’ai été placée directement en mission chez le client à Ermont, dans les locaux de la SNCF. Pendant ces 6 mois de stage j’</w:t>
      </w:r>
      <w:r w:rsidR="00AB0FD5">
        <w:t xml:space="preserve">ai pu réaliser des évolutions et de la maintenance. J’ai en particulier travaillé sur deux applications : </w:t>
      </w:r>
      <w:r w:rsidR="00E84606">
        <w:t>DELTHA</w:t>
      </w:r>
      <w:r w:rsidR="00AB0FD5">
        <w:t xml:space="preserve"> en langage </w:t>
      </w:r>
      <w:r w:rsidR="00E84606">
        <w:t>JAVA</w:t>
      </w:r>
      <w:r w:rsidR="00AB0FD5">
        <w:t xml:space="preserve"> et </w:t>
      </w:r>
      <w:r w:rsidR="00E84606">
        <w:t>BREHAT POSTE</w:t>
      </w:r>
      <w:r w:rsidR="00AB0FD5">
        <w:t xml:space="preserve"> en langage </w:t>
      </w:r>
      <w:r w:rsidR="00E84606">
        <w:t>UNIFACE</w:t>
      </w:r>
      <w:r w:rsidR="00AB0FD5">
        <w:t>.</w:t>
      </w:r>
    </w:p>
    <w:p w14:paraId="6053CBB2" w14:textId="77777777" w:rsidR="00AB0FD5" w:rsidRDefault="00AB0FD5" w:rsidP="00820EEE"/>
    <w:p w14:paraId="09BA432F" w14:textId="77777777" w:rsidR="00AB0FD5" w:rsidRDefault="00AB0FD5" w:rsidP="00820EEE">
      <w:r>
        <w:t xml:space="preserve">Dans ce document, je présenterai en premier lieu mon environnement de stage, puis j’analyserai le problème posé par notre client, la SNCF, et les solutions apportées par </w:t>
      </w:r>
      <w:r w:rsidR="00E84606">
        <w:t>SOPRA STERIA</w:t>
      </w:r>
      <w:r>
        <w:t xml:space="preserve">. Enfin je ferai un bilan </w:t>
      </w:r>
      <w:r w:rsidR="00EF6276">
        <w:t>du</w:t>
      </w:r>
      <w:r>
        <w:t xml:space="preserve"> travail </w:t>
      </w:r>
      <w:r w:rsidR="007A43C8">
        <w:t>accompli.</w:t>
      </w:r>
    </w:p>
    <w:p w14:paraId="49B01B8B" w14:textId="77777777" w:rsidR="007A5952" w:rsidRDefault="007A5952" w:rsidP="00820EEE"/>
    <w:p w14:paraId="041D898D" w14:textId="77777777" w:rsidR="00270D86" w:rsidRPr="00270D86" w:rsidRDefault="00E77057" w:rsidP="00270D86">
      <w:pPr>
        <w:pStyle w:val="Titre1"/>
      </w:pPr>
      <w:bookmarkStart w:id="6" w:name="_Toc428396084"/>
      <w:r>
        <w:lastRenderedPageBreak/>
        <w:t>Environnement du stage</w:t>
      </w:r>
      <w:bookmarkEnd w:id="6"/>
    </w:p>
    <w:p w14:paraId="7C32A8D5" w14:textId="77777777" w:rsidR="00231A74" w:rsidRPr="00231A74" w:rsidRDefault="00501578" w:rsidP="00231A74">
      <w:pPr>
        <w:pStyle w:val="Titre2"/>
      </w:pPr>
      <w:bookmarkStart w:id="7" w:name="_Toc428396085"/>
      <w:r>
        <w:t>L’entreprise</w:t>
      </w:r>
      <w:r w:rsidR="003C6CEA">
        <w:t xml:space="preserve"> SOPRA STE</w:t>
      </w:r>
      <w:r w:rsidR="00E77057">
        <w:t>RIA</w:t>
      </w:r>
      <w:bookmarkEnd w:id="7"/>
    </w:p>
    <w:p w14:paraId="3E83DF93" w14:textId="77777777" w:rsidR="0082188D" w:rsidRDefault="0082188D" w:rsidP="007E4835">
      <w:r>
        <w:t>L’entreprise choisie est une ESN</w:t>
      </w:r>
      <w:r w:rsidR="00E77057">
        <w:t xml:space="preserve"> </w:t>
      </w:r>
      <w:r>
        <w:t>qui vient d’une fusion en date de janvier 2015, entre les entreprises SOPRA et STERIA. Elle propose des solutions et de</w:t>
      </w:r>
      <w:r w:rsidR="007A43C8">
        <w:t>s services pour divers métiers, allant des services financiers (banques et assurances) au</w:t>
      </w:r>
      <w:r w:rsidR="0094465E">
        <w:t>x</w:t>
      </w:r>
      <w:r w:rsidR="00E84606">
        <w:t xml:space="preserve"> télécoms et médias (tel que Canal+), en passant par le secteur public, les énergies et les transports. </w:t>
      </w:r>
    </w:p>
    <w:p w14:paraId="6424EF54" w14:textId="77777777" w:rsidR="00820EEE" w:rsidRDefault="00E84606" w:rsidP="00820EEE">
      <w:r>
        <w:t>Pour mon stage j’ai été placée dans le domaine des transports chez la SNCF.</w:t>
      </w:r>
    </w:p>
    <w:p w14:paraId="77FE5D0D" w14:textId="77777777" w:rsidR="00231A74" w:rsidRPr="00231A74" w:rsidRDefault="00501578" w:rsidP="00231A74">
      <w:pPr>
        <w:pStyle w:val="Titre2"/>
      </w:pPr>
      <w:bookmarkStart w:id="8" w:name="_Toc428396086"/>
      <w:r>
        <w:t>Le c</w:t>
      </w:r>
      <w:r w:rsidR="00A7076B">
        <w:t>lient SNCF STELSIA</w:t>
      </w:r>
      <w:bookmarkEnd w:id="8"/>
    </w:p>
    <w:p w14:paraId="7444BF5E" w14:textId="77777777" w:rsidR="00820EEE" w:rsidRPr="00E77057" w:rsidRDefault="00A7076B" w:rsidP="00820EEE">
      <w:r>
        <w:t>La SNCF, pour gérer ses projets informatiques, s’appuie sur différents prestataires</w:t>
      </w:r>
      <w:r w:rsidR="00C04C89">
        <w:t>,</w:t>
      </w:r>
      <w:r>
        <w:t xml:space="preserve"> </w:t>
      </w:r>
      <w:r w:rsidR="00DE43C9">
        <w:t>dont</w:t>
      </w:r>
      <w:r>
        <w:t xml:space="preserve"> les centres de services. Le projet emblématique entre la SNCF et SOPRA</w:t>
      </w:r>
      <w:r w:rsidR="00C04C89">
        <w:t xml:space="preserve"> </w:t>
      </w:r>
      <w:r>
        <w:t>STERIA est la refonte du système de production des horaires des trains.</w:t>
      </w:r>
      <w:r w:rsidR="00C04C89">
        <w:t xml:space="preserve"> </w:t>
      </w:r>
      <w:r w:rsidR="00FA5D45">
        <w:t>Une quarantaine d’applications et sous applications</w:t>
      </w:r>
      <w:r w:rsidR="00C04C89">
        <w:t xml:space="preserve"> sont prises en charge par SOPRA STERIA. </w:t>
      </w:r>
      <w:r w:rsidR="00152014">
        <w:t>Ces applications concernent les études et la conception des horaires, la gestion des circulations, la gestion et le suivi opérationnel des travaux.</w:t>
      </w:r>
    </w:p>
    <w:p w14:paraId="0C6E7EE6" w14:textId="77777777" w:rsidR="00231A74" w:rsidRPr="00231A74" w:rsidRDefault="00501578" w:rsidP="00820EEE">
      <w:pPr>
        <w:pStyle w:val="Titre2"/>
      </w:pPr>
      <w:bookmarkStart w:id="9" w:name="_Toc428396087"/>
      <w:r>
        <w:t>Le c</w:t>
      </w:r>
      <w:r w:rsidR="00E77057">
        <w:t xml:space="preserve">entre de </w:t>
      </w:r>
      <w:r w:rsidR="000150C2">
        <w:t>s</w:t>
      </w:r>
      <w:r w:rsidR="00E77057">
        <w:t>ervice</w:t>
      </w:r>
      <w:r w:rsidR="000150C2">
        <w:t>s</w:t>
      </w:r>
      <w:r w:rsidR="00A7076B">
        <w:t xml:space="preserve"> ISI</w:t>
      </w:r>
      <w:r w:rsidR="00C04C89">
        <w:t xml:space="preserve"> Circulation</w:t>
      </w:r>
      <w:bookmarkEnd w:id="9"/>
    </w:p>
    <w:p w14:paraId="0606F9E0" w14:textId="77777777" w:rsidR="005B08A6" w:rsidRDefault="00E84606" w:rsidP="00820EEE">
      <w:r>
        <w:t>Pour répondre aux attentes client, l’équipe SOPRA STERIA est organisée en centre de service</w:t>
      </w:r>
      <w:r w:rsidR="000150C2">
        <w:t>s</w:t>
      </w:r>
      <w:r w:rsidR="00152014">
        <w:t xml:space="preserve"> en charge de l’assistance à la Maîtrise d’Ouvrage (MOA) et de la Maîtrise d’œuvre (MOE) des projets et applications informatiques</w:t>
      </w:r>
      <w:r w:rsidR="00EE27BD">
        <w:t xml:space="preserve">. </w:t>
      </w:r>
      <w:r w:rsidR="00152014">
        <w:t>C’est-à-dire qu’il s’occupe</w:t>
      </w:r>
      <w:r w:rsidR="00EE27BD">
        <w:t xml:space="preserve"> d’un ensemble de projets</w:t>
      </w:r>
      <w:r w:rsidR="00365737">
        <w:t xml:space="preserve"> dont l’activité</w:t>
      </w:r>
      <w:r w:rsidR="00EE27BD">
        <w:t xml:space="preserve"> couvre l’analyse des demandes, la facturation, la mise en place des spécifications, </w:t>
      </w:r>
      <w:r w:rsidR="007F0502">
        <w:t>la réalisation,</w:t>
      </w:r>
      <w:r w:rsidR="00EE27BD">
        <w:t xml:space="preserve"> le déploiement</w:t>
      </w:r>
      <w:r w:rsidR="00152014">
        <w:t>, la maintenance et le support.</w:t>
      </w:r>
    </w:p>
    <w:p w14:paraId="54ACC251" w14:textId="77777777" w:rsidR="007C1971" w:rsidRDefault="00110B7D" w:rsidP="00820EEE">
      <w:r>
        <w:t xml:space="preserve">Pour chaque étape les échanges entre le client et le CDS permettent de vérifier le bon déroulement du projet. </w:t>
      </w:r>
      <w:r w:rsidR="007F0502">
        <w:t>Le CDS se découpe en deux partie</w:t>
      </w:r>
      <w:r w:rsidR="007C1971">
        <w:t>s</w:t>
      </w:r>
      <w:r w:rsidR="007F0502">
        <w:t xml:space="preserve"> : le Front Office (FO) et le Back Office (BO). </w:t>
      </w:r>
    </w:p>
    <w:p w14:paraId="02A78342" w14:textId="77777777" w:rsidR="007C1971" w:rsidRDefault="007C1971" w:rsidP="00820EEE"/>
    <w:p w14:paraId="6F6328AE" w14:textId="77777777" w:rsidR="007C1971" w:rsidRPr="007C1971" w:rsidRDefault="007F0502" w:rsidP="007C1971">
      <w:pPr>
        <w:rPr>
          <w:sz w:val="22"/>
        </w:rPr>
      </w:pPr>
      <w:r>
        <w:t>Le FO qui se trouve à Ermont</w:t>
      </w:r>
      <w:r w:rsidR="007C1971">
        <w:t xml:space="preserve"> </w:t>
      </w:r>
      <w:r w:rsidR="00365737">
        <w:t>assure la relation avec les équipes de la SNCF</w:t>
      </w:r>
      <w:r w:rsidR="007C1971">
        <w:t> :</w:t>
      </w:r>
    </w:p>
    <w:p w14:paraId="4A1C93C6" w14:textId="77777777" w:rsidR="007C1971" w:rsidRDefault="007C1971" w:rsidP="00627DD0">
      <w:pPr>
        <w:pStyle w:val="Pardeliste"/>
        <w:numPr>
          <w:ilvl w:val="0"/>
          <w:numId w:val="7"/>
        </w:numPr>
        <w:rPr>
          <w:szCs w:val="22"/>
          <w:lang w:eastAsia="en-US"/>
        </w:rPr>
        <w:pPrChange w:id="10" w:author="Utilisateur de Microsoft Office" w:date="2015-08-28T18:57:00Z">
          <w:pPr>
            <w:pStyle w:val="Pardeliste"/>
            <w:numPr>
              <w:numId w:val="43"/>
            </w:numPr>
            <w:tabs>
              <w:tab w:val="num" w:pos="360"/>
            </w:tabs>
          </w:pPr>
        </w:pPrChange>
      </w:pPr>
      <w:r w:rsidRPr="007C1971">
        <w:rPr>
          <w:szCs w:val="22"/>
          <w:lang w:eastAsia="en-US"/>
        </w:rPr>
        <w:t>Prendre en charge des demandes de services et en suivre la réalisation.</w:t>
      </w:r>
    </w:p>
    <w:p w14:paraId="455DE760" w14:textId="77777777" w:rsidR="007C1971" w:rsidRPr="007C1971" w:rsidRDefault="007C1971" w:rsidP="00627DD0">
      <w:pPr>
        <w:pStyle w:val="Pardeliste"/>
        <w:numPr>
          <w:ilvl w:val="0"/>
          <w:numId w:val="7"/>
        </w:numPr>
        <w:rPr>
          <w:szCs w:val="22"/>
          <w:lang w:eastAsia="en-US"/>
        </w:rPr>
        <w:pPrChange w:id="11" w:author="Utilisateur de Microsoft Office" w:date="2015-08-28T18:57:00Z">
          <w:pPr>
            <w:pStyle w:val="Pardeliste"/>
            <w:numPr>
              <w:numId w:val="43"/>
            </w:numPr>
            <w:tabs>
              <w:tab w:val="num" w:pos="360"/>
            </w:tabs>
          </w:pPr>
        </w:pPrChange>
      </w:pPr>
      <w:r w:rsidRPr="007C1971">
        <w:rPr>
          <w:szCs w:val="22"/>
          <w:lang w:eastAsia="en-US"/>
        </w:rPr>
        <w:t>Assurer la coordination avec le back office.</w:t>
      </w:r>
    </w:p>
    <w:p w14:paraId="3E821C8D" w14:textId="77777777" w:rsidR="007C1971" w:rsidRPr="007C1971" w:rsidRDefault="007C1971" w:rsidP="00627DD0">
      <w:pPr>
        <w:pStyle w:val="Pardeliste"/>
        <w:numPr>
          <w:ilvl w:val="0"/>
          <w:numId w:val="7"/>
        </w:numPr>
        <w:rPr>
          <w:szCs w:val="22"/>
          <w:lang w:eastAsia="en-US"/>
        </w:rPr>
        <w:pPrChange w:id="12" w:author="Utilisateur de Microsoft Office" w:date="2015-08-28T18:57:00Z">
          <w:pPr>
            <w:pStyle w:val="Pardeliste"/>
            <w:numPr>
              <w:numId w:val="43"/>
            </w:numPr>
            <w:tabs>
              <w:tab w:val="num" w:pos="360"/>
            </w:tabs>
          </w:pPr>
        </w:pPrChange>
      </w:pPr>
      <w:r w:rsidRPr="007C1971">
        <w:rPr>
          <w:sz w:val="22"/>
          <w:szCs w:val="22"/>
          <w:lang w:eastAsia="en-US"/>
        </w:rPr>
        <w:lastRenderedPageBreak/>
        <w:t>Réaliser les services nécessitant d’être à proximité de SNCF, comme la maintenance à chaud et le support (avec accès aux données de production, ces accès sont exceptionnels, soumis à accord et limités dans le temps).</w:t>
      </w:r>
    </w:p>
    <w:p w14:paraId="208E1C6D" w14:textId="77777777" w:rsidR="007C1971" w:rsidRPr="007C1971" w:rsidRDefault="007C1971" w:rsidP="00627DD0">
      <w:pPr>
        <w:pStyle w:val="Pardeliste"/>
        <w:numPr>
          <w:ilvl w:val="0"/>
          <w:numId w:val="7"/>
        </w:numPr>
        <w:rPr>
          <w:szCs w:val="22"/>
          <w:lang w:eastAsia="en-US"/>
        </w:rPr>
        <w:pPrChange w:id="13" w:author="Utilisateur de Microsoft Office" w:date="2015-08-28T18:57:00Z">
          <w:pPr>
            <w:pStyle w:val="Pardeliste"/>
            <w:numPr>
              <w:numId w:val="43"/>
            </w:numPr>
            <w:tabs>
              <w:tab w:val="num" w:pos="360"/>
            </w:tabs>
          </w:pPr>
        </w:pPrChange>
      </w:pPr>
      <w:r w:rsidRPr="007C1971">
        <w:rPr>
          <w:sz w:val="22"/>
          <w:szCs w:val="22"/>
          <w:lang w:eastAsia="en-US"/>
        </w:rPr>
        <w:t>Être force de proposition sur les solutions fonctionnel</w:t>
      </w:r>
      <w:r>
        <w:rPr>
          <w:szCs w:val="22"/>
          <w:lang w:eastAsia="en-US"/>
        </w:rPr>
        <w:t>les et techniques à mettre en œu</w:t>
      </w:r>
      <w:r w:rsidRPr="007C1971">
        <w:rPr>
          <w:szCs w:val="22"/>
          <w:lang w:eastAsia="en-US"/>
        </w:rPr>
        <w:t>vre</w:t>
      </w:r>
      <w:r w:rsidRPr="007C1971">
        <w:rPr>
          <w:sz w:val="22"/>
          <w:szCs w:val="22"/>
          <w:lang w:eastAsia="en-US"/>
        </w:rPr>
        <w:t xml:space="preserve"> pour répondre aux besoins.</w:t>
      </w:r>
    </w:p>
    <w:p w14:paraId="06E534DA" w14:textId="77777777" w:rsidR="007C1971" w:rsidRPr="007C1971" w:rsidRDefault="007C1971" w:rsidP="00627DD0">
      <w:pPr>
        <w:pStyle w:val="Pardeliste"/>
        <w:numPr>
          <w:ilvl w:val="0"/>
          <w:numId w:val="7"/>
        </w:numPr>
        <w:rPr>
          <w:szCs w:val="22"/>
          <w:lang w:eastAsia="en-US"/>
        </w:rPr>
        <w:pPrChange w:id="14" w:author="Utilisateur de Microsoft Office" w:date="2015-08-28T18:57:00Z">
          <w:pPr>
            <w:pStyle w:val="Pardeliste"/>
            <w:numPr>
              <w:numId w:val="43"/>
            </w:numPr>
            <w:tabs>
              <w:tab w:val="num" w:pos="360"/>
            </w:tabs>
          </w:pPr>
        </w:pPrChange>
      </w:pPr>
      <w:r w:rsidRPr="007C1971">
        <w:rPr>
          <w:sz w:val="22"/>
          <w:szCs w:val="22"/>
          <w:lang w:eastAsia="en-US"/>
        </w:rPr>
        <w:t>Capitaliser sur les connaissances fonctionnelles et techniques du périmètre.</w:t>
      </w:r>
    </w:p>
    <w:p w14:paraId="22294BF7" w14:textId="77777777" w:rsidR="007C1971" w:rsidRPr="007C1971" w:rsidRDefault="007C1971" w:rsidP="00627DD0">
      <w:pPr>
        <w:pStyle w:val="Pardeliste"/>
        <w:numPr>
          <w:ilvl w:val="0"/>
          <w:numId w:val="7"/>
        </w:numPr>
        <w:pPrChange w:id="15" w:author="Utilisateur de Microsoft Office" w:date="2015-08-28T18:57:00Z">
          <w:pPr>
            <w:pStyle w:val="Pardeliste"/>
            <w:numPr>
              <w:numId w:val="43"/>
            </w:numPr>
            <w:tabs>
              <w:tab w:val="num" w:pos="360"/>
            </w:tabs>
          </w:pPr>
        </w:pPrChange>
      </w:pPr>
      <w:r w:rsidRPr="007C1971">
        <w:rPr>
          <w:sz w:val="22"/>
          <w:szCs w:val="22"/>
          <w:lang w:eastAsia="en-US"/>
        </w:rPr>
        <w:t>Assurer des prestations de spécifications fonctionnelles en mode assistance technique.</w:t>
      </w:r>
    </w:p>
    <w:p w14:paraId="2554021F" w14:textId="77777777" w:rsidR="007C1971" w:rsidRPr="007C1971" w:rsidRDefault="007C1971" w:rsidP="00627DD0">
      <w:pPr>
        <w:pStyle w:val="Pardeliste"/>
        <w:numPr>
          <w:ilvl w:val="0"/>
          <w:numId w:val="7"/>
        </w:numPr>
        <w:pPrChange w:id="16" w:author="Utilisateur de Microsoft Office" w:date="2015-08-28T18:57:00Z">
          <w:pPr>
            <w:pStyle w:val="Pardeliste"/>
            <w:numPr>
              <w:numId w:val="43"/>
            </w:numPr>
            <w:tabs>
              <w:tab w:val="num" w:pos="360"/>
            </w:tabs>
          </w:pPr>
        </w:pPrChange>
      </w:pPr>
      <w:r w:rsidRPr="007C1971">
        <w:rPr>
          <w:sz w:val="22"/>
          <w:szCs w:val="22"/>
          <w:lang w:eastAsia="en-US"/>
        </w:rPr>
        <w:t>Assurer la réalisation et les tests pour les applications non-distanciables</w:t>
      </w:r>
    </w:p>
    <w:p w14:paraId="22E22C5D" w14:textId="77777777" w:rsidR="007C1971" w:rsidRDefault="007C1971" w:rsidP="007C1971">
      <w:pPr>
        <w:pStyle w:val="Pardeliste"/>
      </w:pPr>
    </w:p>
    <w:p w14:paraId="59CCC21A" w14:textId="77777777" w:rsidR="00110B7D" w:rsidRDefault="00365737" w:rsidP="00820EEE">
      <w:r>
        <w:t>Le BO qui se situe sur un site de Lille a pour principale fonction la réalisation de développements et doit donc être bien coordonné avec le FO.</w:t>
      </w:r>
    </w:p>
    <w:p w14:paraId="1F3F42E1" w14:textId="77777777" w:rsidR="007C1971" w:rsidRDefault="007C1971" w:rsidP="00820EEE"/>
    <w:p w14:paraId="58F566A3" w14:textId="77777777" w:rsidR="007C1971" w:rsidRDefault="007C1971" w:rsidP="007C1971">
      <w:pPr>
        <w:pStyle w:val="Lgende"/>
        <w:keepNext/>
      </w:pPr>
      <w:r w:rsidRPr="007C1971">
        <w:rPr>
          <w:noProof/>
        </w:rPr>
        <w:drawing>
          <wp:inline distT="0" distB="0" distL="0" distR="0" wp14:anchorId="2766C535" wp14:editId="2CA84B03">
            <wp:extent cx="4143954" cy="3934374"/>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s.png"/>
                    <pic:cNvPicPr/>
                  </pic:nvPicPr>
                  <pic:blipFill>
                    <a:blip r:embed="rId9">
                      <a:extLst>
                        <a:ext uri="{28A0092B-C50C-407E-A947-70E740481C1C}">
                          <a14:useLocalDpi xmlns:a14="http://schemas.microsoft.com/office/drawing/2010/main" val="0"/>
                        </a:ext>
                      </a:extLst>
                    </a:blip>
                    <a:stretch>
                      <a:fillRect/>
                    </a:stretch>
                  </pic:blipFill>
                  <pic:spPr>
                    <a:xfrm>
                      <a:off x="0" y="0"/>
                      <a:ext cx="4143954" cy="3934374"/>
                    </a:xfrm>
                    <a:prstGeom prst="rect">
                      <a:avLst/>
                    </a:prstGeom>
                  </pic:spPr>
                </pic:pic>
              </a:graphicData>
            </a:graphic>
          </wp:inline>
        </w:drawing>
      </w:r>
    </w:p>
    <w:p w14:paraId="596F5E32" w14:textId="77777777" w:rsidR="007C1971" w:rsidRDefault="007C1971" w:rsidP="007C1971">
      <w:pPr>
        <w:pStyle w:val="Lgende"/>
      </w:pPr>
      <w:bookmarkStart w:id="17" w:name="_GoBack"/>
      <w:r>
        <w:t>Figure</w:t>
      </w:r>
      <w:bookmarkEnd w:id="17"/>
      <w:r>
        <w:t xml:space="preserve"> </w:t>
      </w:r>
      <w:r>
        <w:fldChar w:fldCharType="begin"/>
      </w:r>
      <w:r>
        <w:instrText xml:space="preserve"> SEQ Figure \* ARABIC </w:instrText>
      </w:r>
      <w:r>
        <w:fldChar w:fldCharType="separate"/>
      </w:r>
      <w:r w:rsidR="004E07F5">
        <w:rPr>
          <w:noProof/>
        </w:rPr>
        <w:t>1</w:t>
      </w:r>
      <w:r>
        <w:fldChar w:fldCharType="end"/>
      </w:r>
      <w:r>
        <w:t>- Organisation du CDS</w:t>
      </w:r>
    </w:p>
    <w:p w14:paraId="207D7BFB" w14:textId="77777777" w:rsidR="007C1971" w:rsidRPr="007C1971" w:rsidRDefault="007C1971" w:rsidP="007C1971">
      <w:pPr>
        <w:spacing w:before="0" w:line="240" w:lineRule="auto"/>
        <w:jc w:val="left"/>
        <w:rPr>
          <w:rFonts w:ascii="Garamond" w:hAnsi="Garamond"/>
          <w:i/>
          <w:sz w:val="24"/>
        </w:rPr>
      </w:pPr>
      <w:r>
        <w:br w:type="page"/>
      </w:r>
    </w:p>
    <w:p w14:paraId="090A2188" w14:textId="77777777" w:rsidR="00E77057" w:rsidRDefault="00787E83" w:rsidP="00E77057">
      <w:pPr>
        <w:pStyle w:val="Titre1"/>
      </w:pPr>
      <w:bookmarkStart w:id="18" w:name="_Toc428396088"/>
      <w:r>
        <w:lastRenderedPageBreak/>
        <w:t>Analyse et mise en situation</w:t>
      </w:r>
      <w:bookmarkEnd w:id="18"/>
    </w:p>
    <w:p w14:paraId="64B50D9C" w14:textId="77777777" w:rsidR="00787E83" w:rsidRDefault="005D371C" w:rsidP="00231A74">
      <w:pPr>
        <w:pStyle w:val="Titre2"/>
      </w:pPr>
      <w:bookmarkStart w:id="19" w:name="_Toc428396089"/>
      <w:r>
        <w:t>CDS</w:t>
      </w:r>
      <w:bookmarkEnd w:id="19"/>
    </w:p>
    <w:p w14:paraId="10D80426" w14:textId="77777777" w:rsidR="00231A74" w:rsidRDefault="00231A74" w:rsidP="00820EEE">
      <w:pPr>
        <w:pStyle w:val="Titre3"/>
      </w:pPr>
      <w:bookmarkStart w:id="20" w:name="_Toc428396090"/>
      <w:r>
        <w:t>Diversité technique</w:t>
      </w:r>
      <w:bookmarkEnd w:id="20"/>
    </w:p>
    <w:p w14:paraId="4A23DD8D" w14:textId="77777777" w:rsidR="00E2738A" w:rsidRPr="00E2738A" w:rsidRDefault="00E2738A" w:rsidP="00E2738A"/>
    <w:p w14:paraId="5CF74974" w14:textId="77777777" w:rsidR="00DE43C9" w:rsidRDefault="00DE43C9" w:rsidP="00820EEE">
      <w:r>
        <w:t>Les applications gérées par le CDS traitent pour la plupart de suivi de circulations des trains, gestion des travaux sur les voies, coordination des déploiements.</w:t>
      </w:r>
    </w:p>
    <w:p w14:paraId="15C9E22D" w14:textId="77777777" w:rsidR="00DE43C9" w:rsidRDefault="00DE43C9" w:rsidP="00820EEE">
      <w:r>
        <w:t>Toutes ces applications sont utilisées par des employés SNCF, leur besoin est de pouvoir cibler des informations et agir sur des données spécifiques.</w:t>
      </w:r>
      <w:r w:rsidR="00307CA6">
        <w:t xml:space="preserve"> Les applications sont étroitement liées entre elles. Chacune a un rôle particulier et permet un traitement de certaines informations. Ces </w:t>
      </w:r>
      <w:r w:rsidR="000150C2">
        <w:t>traitements</w:t>
      </w:r>
      <w:r w:rsidR="00307CA6">
        <w:t xml:space="preserve"> peuvent ensuite être utilisés par d’autres applications.</w:t>
      </w:r>
    </w:p>
    <w:p w14:paraId="7CF69590" w14:textId="77777777" w:rsidR="00307CA6" w:rsidRDefault="00DA1B0B" w:rsidP="00820EEE">
      <w:r>
        <w:t>Par exemple</w:t>
      </w:r>
      <w:r w:rsidR="00E24CDD">
        <w:t>,</w:t>
      </w:r>
      <w:r>
        <w:t xml:space="preserve"> une application peut être destinée à créer des services à partir d’une table de données et ces services seront appelés par toutes les autres applications qui ont besoin des informations en base.</w:t>
      </w:r>
    </w:p>
    <w:p w14:paraId="1AD49E84" w14:textId="77777777" w:rsidR="00377E6E" w:rsidRDefault="00377E6E" w:rsidP="00820EEE"/>
    <w:p w14:paraId="69D1E253" w14:textId="77777777" w:rsidR="00231A74" w:rsidRDefault="001951AC" w:rsidP="00820EEE">
      <w:r>
        <w:t>Chaque application est développée selon le langage le plus adapté à son activité</w:t>
      </w:r>
      <w:r w:rsidR="007E4835">
        <w:t>,</w:t>
      </w:r>
      <w:r>
        <w:t xml:space="preserve"> ainsi les développeurs du CDS ont la possibilité </w:t>
      </w:r>
      <w:r w:rsidR="003F41CA">
        <w:t>de programmer en de nombreux langages</w:t>
      </w:r>
      <w:r>
        <w:t xml:space="preserve"> </w:t>
      </w:r>
      <w:r w:rsidR="003F41CA">
        <w:t xml:space="preserve">tels que </w:t>
      </w:r>
      <w:r w:rsidR="00231A74">
        <w:t xml:space="preserve">JAVA, C, </w:t>
      </w:r>
      <w:r>
        <w:t>C++, Visual</w:t>
      </w:r>
      <w:r w:rsidR="0060475F">
        <w:t xml:space="preserve"> </w:t>
      </w:r>
      <w:r>
        <w:t xml:space="preserve">Basic, </w:t>
      </w:r>
      <w:proofErr w:type="spellStart"/>
      <w:r>
        <w:t>Uniface</w:t>
      </w:r>
      <w:proofErr w:type="spellEnd"/>
      <w:r>
        <w:t xml:space="preserve">, </w:t>
      </w:r>
      <w:r w:rsidR="003F41CA">
        <w:t>WinDev.</w:t>
      </w:r>
      <w:r w:rsidR="00231A74">
        <w:t xml:space="preserve"> </w:t>
      </w:r>
    </w:p>
    <w:p w14:paraId="33E48915" w14:textId="77777777" w:rsidR="00377E6E" w:rsidRDefault="00377E6E" w:rsidP="00820EEE"/>
    <w:p w14:paraId="616BB8ED" w14:textId="77777777" w:rsidR="00D8537D" w:rsidRDefault="00231A74" w:rsidP="00E2738A">
      <w:r>
        <w:t xml:space="preserve">Cette </w:t>
      </w:r>
      <w:r w:rsidR="007E4835">
        <w:t xml:space="preserve">multiplicité de langages permet de se spécialiser dans un langage ou d’en découvrir. C’est de cette manière que j’ai pu approfondir mes connaissances en JAVA avec un premier projet nommé DELTHA et dans un second temps découvrir </w:t>
      </w:r>
      <w:proofErr w:type="spellStart"/>
      <w:r w:rsidR="007E4835">
        <w:t>Uniface</w:t>
      </w:r>
      <w:proofErr w:type="spellEnd"/>
      <w:r w:rsidR="007E4835">
        <w:t xml:space="preserve"> sur le projet BREHAT POSTE.</w:t>
      </w:r>
    </w:p>
    <w:p w14:paraId="7CA2552E" w14:textId="77777777" w:rsidR="00377E6E" w:rsidRDefault="00377E6E" w:rsidP="00E2738A"/>
    <w:p w14:paraId="7AAAB3ED" w14:textId="77777777" w:rsidR="00C779F3" w:rsidRDefault="005D371C" w:rsidP="00E2738A">
      <w:pPr>
        <w:pStyle w:val="Titre3"/>
      </w:pPr>
      <w:bookmarkStart w:id="21" w:name="_Toc428396091"/>
      <w:r>
        <w:t>Organisation</w:t>
      </w:r>
      <w:bookmarkEnd w:id="21"/>
    </w:p>
    <w:p w14:paraId="01C592CC" w14:textId="77777777" w:rsidR="00E2738A" w:rsidRPr="00E2738A" w:rsidRDefault="00E2738A" w:rsidP="00E2738A"/>
    <w:p w14:paraId="139D4DCA" w14:textId="7ADB1F3B" w:rsidR="00C779F3" w:rsidRDefault="00C779F3" w:rsidP="00C779F3">
      <w:r>
        <w:t>Le CDS ISI Circulation travaille principalement par cycles en V.</w:t>
      </w:r>
      <w:r w:rsidR="00E2738A">
        <w:t xml:space="preserve"> À</w:t>
      </w:r>
      <w:r>
        <w:t xml:space="preserve"> chaque </w:t>
      </w:r>
      <w:r w:rsidR="00E60250">
        <w:t>demande client, le cycle</w:t>
      </w:r>
      <w:r w:rsidR="00E2738A">
        <w:t xml:space="preserve">, représenté ci-après dans la figure </w:t>
      </w:r>
      <w:ins w:id="22" w:author="Utilisateur de Microsoft Office" w:date="2015-08-28T18:53:00Z">
        <w:r w:rsidR="00C97FC4">
          <w:t>2</w:t>
        </w:r>
      </w:ins>
      <w:del w:id="23" w:author="Utilisateur de Microsoft Office" w:date="2015-08-28T18:53:00Z">
        <w:r w:rsidR="00E2738A" w:rsidDel="00C97FC4">
          <w:delText>1</w:delText>
        </w:r>
      </w:del>
      <w:r w:rsidR="00E2738A">
        <w:t>,</w:t>
      </w:r>
      <w:r w:rsidR="00E60250">
        <w:t xml:space="preserve"> est appliqué</w:t>
      </w:r>
      <w:r w:rsidR="00E2738A">
        <w:t>.</w:t>
      </w:r>
    </w:p>
    <w:p w14:paraId="14BE0246" w14:textId="77777777" w:rsidR="007C1971" w:rsidRDefault="00E2738A" w:rsidP="007C1971">
      <w:pPr>
        <w:keepNext/>
      </w:pPr>
      <w:r>
        <w:rPr>
          <w:noProof/>
        </w:rPr>
        <w:lastRenderedPageBreak/>
        <w:drawing>
          <wp:inline distT="0" distB="0" distL="0" distR="0" wp14:anchorId="4F5273E0" wp14:editId="293444A6">
            <wp:extent cx="6300721" cy="294231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yclev.png"/>
                    <pic:cNvPicPr/>
                  </pic:nvPicPr>
                  <pic:blipFill>
                    <a:blip r:embed="rId10">
                      <a:extLst>
                        <a:ext uri="{28A0092B-C50C-407E-A947-70E740481C1C}">
                          <a14:useLocalDpi xmlns:a14="http://schemas.microsoft.com/office/drawing/2010/main" val="0"/>
                        </a:ext>
                      </a:extLst>
                    </a:blip>
                    <a:stretch>
                      <a:fillRect/>
                    </a:stretch>
                  </pic:blipFill>
                  <pic:spPr>
                    <a:xfrm>
                      <a:off x="0" y="0"/>
                      <a:ext cx="6340239" cy="2960769"/>
                    </a:xfrm>
                    <a:prstGeom prst="rect">
                      <a:avLst/>
                    </a:prstGeom>
                  </pic:spPr>
                </pic:pic>
              </a:graphicData>
            </a:graphic>
          </wp:inline>
        </w:drawing>
      </w:r>
    </w:p>
    <w:p w14:paraId="5869F146" w14:textId="77777777" w:rsidR="00E2738A" w:rsidRDefault="007C1971" w:rsidP="007C1971">
      <w:pPr>
        <w:pStyle w:val="Lgende"/>
      </w:pPr>
      <w:r>
        <w:t xml:space="preserve">Figure </w:t>
      </w:r>
      <w:r>
        <w:fldChar w:fldCharType="begin"/>
      </w:r>
      <w:r>
        <w:instrText xml:space="preserve"> SEQ Figure \* ARABIC </w:instrText>
      </w:r>
      <w:r>
        <w:fldChar w:fldCharType="separate"/>
      </w:r>
      <w:r w:rsidR="004E07F5">
        <w:rPr>
          <w:noProof/>
        </w:rPr>
        <w:t>2</w:t>
      </w:r>
      <w:r>
        <w:fldChar w:fldCharType="end"/>
      </w:r>
      <w:r>
        <w:t xml:space="preserve"> – Cycle en V</w:t>
      </w:r>
    </w:p>
    <w:p w14:paraId="7359ECF5" w14:textId="77777777" w:rsidR="00E2738A" w:rsidRPr="00E2738A" w:rsidRDefault="00E2738A" w:rsidP="00E2738A"/>
    <w:p w14:paraId="5BE46DBC" w14:textId="77777777" w:rsidR="005D371C" w:rsidRDefault="00E2738A" w:rsidP="00820EEE">
      <w:r>
        <w:t>Au cours de mon stage</w:t>
      </w:r>
      <w:r w:rsidR="00E24CDD">
        <w:t>,</w:t>
      </w:r>
      <w:r>
        <w:t xml:space="preserve"> j’ai pu acquérir une expérience dans chacune des étapes du cycle</w:t>
      </w:r>
      <w:r w:rsidR="005D371C">
        <w:t>. En commençant par des tests unitaires, j’ai pris connaissance de l’application DELTHA. Puis en réalisant des évolutions simples</w:t>
      </w:r>
      <w:r w:rsidR="00E24CDD">
        <w:t>,</w:t>
      </w:r>
      <w:r w:rsidR="005D371C">
        <w:t xml:space="preserve"> j’ai pu étudier le code existant. Rapidement</w:t>
      </w:r>
      <w:r w:rsidR="00E24CDD">
        <w:t>,</w:t>
      </w:r>
      <w:r w:rsidR="005D371C">
        <w:t xml:space="preserve"> il m’a été demandé de chiffrer des spécifications fonctionnelles puis de rédiger des spécifications techniques.</w:t>
      </w:r>
      <w:r w:rsidR="005760A0">
        <w:t xml:space="preserve"> Dans la partie suivante, ces étapes et l’application DELTHA sont détaillés afin de mieux comprendre le travail que j’ai pu réaliser.</w:t>
      </w:r>
    </w:p>
    <w:p w14:paraId="6552B384" w14:textId="77777777" w:rsidR="005B08A6" w:rsidRDefault="005B08A6" w:rsidP="005B08A6">
      <w:pPr>
        <w:pStyle w:val="Titre2"/>
      </w:pPr>
      <w:bookmarkStart w:id="24" w:name="_Toc428396092"/>
      <w:r>
        <w:t>Apprentissage du métier</w:t>
      </w:r>
      <w:bookmarkEnd w:id="24"/>
    </w:p>
    <w:p w14:paraId="30BDB036" w14:textId="77777777" w:rsidR="00152014" w:rsidRDefault="00152014" w:rsidP="00152014">
      <w:r>
        <w:t>Le métier de la SNCF est complexe</w:t>
      </w:r>
      <w:r w:rsidR="00E24CDD">
        <w:t>,</w:t>
      </w:r>
      <w:r>
        <w:t xml:space="preserve"> c’est pourquoi je vais commencer par présenter les applications sur lesquelles j’ai travaillé afin d’avoir un aperçu du besoin.</w:t>
      </w:r>
    </w:p>
    <w:p w14:paraId="781DD89D" w14:textId="77777777" w:rsidR="00377E6E" w:rsidRPr="00152014" w:rsidRDefault="00377E6E" w:rsidP="00152014"/>
    <w:p w14:paraId="2C0BE670" w14:textId="77777777" w:rsidR="005B08A6" w:rsidRPr="005B08A6" w:rsidRDefault="005B08A6" w:rsidP="005B08A6">
      <w:pPr>
        <w:pStyle w:val="Titre3"/>
      </w:pPr>
      <w:bookmarkStart w:id="25" w:name="_Toc428396093"/>
      <w:r>
        <w:t>Application DELTHA</w:t>
      </w:r>
      <w:bookmarkEnd w:id="25"/>
    </w:p>
    <w:p w14:paraId="5F9423A3" w14:textId="77777777" w:rsidR="005760A0" w:rsidRDefault="007C1971" w:rsidP="005760A0">
      <w:pPr>
        <w:rPr>
          <w:lang w:eastAsia="en-US"/>
        </w:rPr>
      </w:pPr>
      <w:r>
        <w:t xml:space="preserve">DELTHA est l’acronyme de </w:t>
      </w:r>
      <w:r w:rsidR="005760A0">
        <w:t>« </w:t>
      </w:r>
      <w:proofErr w:type="spellStart"/>
      <w:r w:rsidR="00B05506">
        <w:t>DifférentiEL</w:t>
      </w:r>
      <w:proofErr w:type="spellEnd"/>
      <w:r w:rsidR="00B05506">
        <w:t xml:space="preserve"> du Tracé Horaire en Adaptation</w:t>
      </w:r>
      <w:r w:rsidR="005760A0">
        <w:t> ». Cette application</w:t>
      </w:r>
      <w:r w:rsidR="005760A0">
        <w:rPr>
          <w:lang w:eastAsia="en-US"/>
        </w:rPr>
        <w:t xml:space="preserve"> </w:t>
      </w:r>
      <w:r w:rsidR="00230911">
        <w:rPr>
          <w:lang w:eastAsia="en-US"/>
        </w:rPr>
        <w:t xml:space="preserve">récente </w:t>
      </w:r>
      <w:r w:rsidR="005760A0">
        <w:rPr>
          <w:lang w:eastAsia="en-US"/>
        </w:rPr>
        <w:t xml:space="preserve">est un </w:t>
      </w:r>
      <w:r w:rsidR="00B05506">
        <w:rPr>
          <w:lang w:eastAsia="en-US"/>
        </w:rPr>
        <w:t>outi</w:t>
      </w:r>
      <w:r w:rsidR="005760A0">
        <w:rPr>
          <w:lang w:eastAsia="en-US"/>
        </w:rPr>
        <w:t xml:space="preserve">l permettant </w:t>
      </w:r>
      <w:r w:rsidR="00FE1CC6">
        <w:rPr>
          <w:lang w:eastAsia="en-US"/>
        </w:rPr>
        <w:t>d’observer</w:t>
      </w:r>
      <w:r w:rsidR="005760A0">
        <w:rPr>
          <w:lang w:eastAsia="en-US"/>
        </w:rPr>
        <w:t xml:space="preserve"> les différences entre deux trajets de trains</w:t>
      </w:r>
      <w:r>
        <w:rPr>
          <w:lang w:eastAsia="en-US"/>
        </w:rPr>
        <w:t xml:space="preserve"> appelés sillons</w:t>
      </w:r>
      <w:r w:rsidR="005760A0">
        <w:rPr>
          <w:lang w:eastAsia="en-US"/>
        </w:rPr>
        <w:t>.</w:t>
      </w:r>
      <w:r w:rsidR="005B08A6">
        <w:rPr>
          <w:lang w:eastAsia="en-US"/>
        </w:rPr>
        <w:t xml:space="preserve"> Elle fait partie du domaine des circulations.</w:t>
      </w:r>
    </w:p>
    <w:p w14:paraId="512812F5" w14:textId="77777777" w:rsidR="005760A0" w:rsidRDefault="00CC41D7" w:rsidP="005B08A6">
      <w:pPr>
        <w:pStyle w:val="Titre4"/>
        <w:rPr>
          <w:lang w:eastAsia="en-US"/>
        </w:rPr>
      </w:pPr>
      <w:bookmarkStart w:id="26" w:name="_Toc428396094"/>
      <w:r>
        <w:rPr>
          <w:lang w:eastAsia="en-US"/>
        </w:rPr>
        <w:lastRenderedPageBreak/>
        <w:t>Présentation</w:t>
      </w:r>
      <w:bookmarkEnd w:id="26"/>
    </w:p>
    <w:p w14:paraId="096C2CAE" w14:textId="77777777" w:rsidR="0037711D" w:rsidRDefault="005760A0" w:rsidP="005760A0">
      <w:pPr>
        <w:rPr>
          <w:lang w:eastAsia="en-US"/>
        </w:rPr>
      </w:pPr>
      <w:r>
        <w:rPr>
          <w:lang w:eastAsia="en-US"/>
        </w:rPr>
        <w:t>Chaque trajet de train a ses spécifications, il a un identifiant, un point de départ, d’arrivé</w:t>
      </w:r>
      <w:r w:rsidR="00230911">
        <w:rPr>
          <w:lang w:eastAsia="en-US"/>
        </w:rPr>
        <w:t>, des dates correspondantes ainsi qu’une d</w:t>
      </w:r>
      <w:r w:rsidR="0094465E">
        <w:rPr>
          <w:lang w:eastAsia="en-US"/>
        </w:rPr>
        <w:t>e nombreux autres critères. Tous</w:t>
      </w:r>
      <w:r w:rsidR="00230911">
        <w:rPr>
          <w:lang w:eastAsia="en-US"/>
        </w:rPr>
        <w:t xml:space="preserve"> ces critères sont étudiés dans l’application DELTHA.</w:t>
      </w:r>
    </w:p>
    <w:p w14:paraId="15FAC35D" w14:textId="77777777" w:rsidR="0037711D" w:rsidRDefault="00572739" w:rsidP="0037711D">
      <w:pPr>
        <w:keepNext/>
      </w:pPr>
      <w:r>
        <w:rPr>
          <w:noProof/>
        </w:rPr>
        <w:drawing>
          <wp:inline distT="0" distB="0" distL="0" distR="0" wp14:anchorId="553A59D6" wp14:editId="3A955629">
            <wp:extent cx="6336665" cy="4568190"/>
            <wp:effectExtent l="0" t="0" r="6985"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ha.png"/>
                    <pic:cNvPicPr/>
                  </pic:nvPicPr>
                  <pic:blipFill>
                    <a:blip r:embed="rId11">
                      <a:extLst>
                        <a:ext uri="{28A0092B-C50C-407E-A947-70E740481C1C}">
                          <a14:useLocalDpi xmlns:a14="http://schemas.microsoft.com/office/drawing/2010/main" val="0"/>
                        </a:ext>
                      </a:extLst>
                    </a:blip>
                    <a:stretch>
                      <a:fillRect/>
                    </a:stretch>
                  </pic:blipFill>
                  <pic:spPr>
                    <a:xfrm>
                      <a:off x="0" y="0"/>
                      <a:ext cx="6336665" cy="4568190"/>
                    </a:xfrm>
                    <a:prstGeom prst="rect">
                      <a:avLst/>
                    </a:prstGeom>
                  </pic:spPr>
                </pic:pic>
              </a:graphicData>
            </a:graphic>
          </wp:inline>
        </w:drawing>
      </w:r>
    </w:p>
    <w:p w14:paraId="50258A72" w14:textId="77777777" w:rsidR="0037711D" w:rsidRDefault="0037711D" w:rsidP="0037711D">
      <w:pPr>
        <w:pStyle w:val="Lgende"/>
        <w:rPr>
          <w:lang w:eastAsia="en-US"/>
        </w:rPr>
      </w:pPr>
      <w:r>
        <w:t xml:space="preserve">Figure </w:t>
      </w:r>
      <w:r>
        <w:fldChar w:fldCharType="begin"/>
      </w:r>
      <w:r>
        <w:instrText xml:space="preserve"> SEQ Figure \* ARABIC </w:instrText>
      </w:r>
      <w:r>
        <w:fldChar w:fldCharType="separate"/>
      </w:r>
      <w:r w:rsidR="004E07F5">
        <w:rPr>
          <w:noProof/>
        </w:rPr>
        <w:t>3</w:t>
      </w:r>
      <w:r>
        <w:fldChar w:fldCharType="end"/>
      </w:r>
      <w:r>
        <w:t xml:space="preserve"> – Ecran DELTHA</w:t>
      </w:r>
    </w:p>
    <w:p w14:paraId="4B3D1214" w14:textId="77777777" w:rsidR="0037711D" w:rsidRDefault="0037711D" w:rsidP="005760A0">
      <w:pPr>
        <w:rPr>
          <w:lang w:eastAsia="en-US"/>
        </w:rPr>
      </w:pPr>
    </w:p>
    <w:p w14:paraId="00EB5ADE" w14:textId="77777777" w:rsidR="0037711D" w:rsidRDefault="0037711D" w:rsidP="005760A0">
      <w:pPr>
        <w:rPr>
          <w:lang w:eastAsia="en-US"/>
        </w:rPr>
      </w:pPr>
      <w:r>
        <w:rPr>
          <w:lang w:eastAsia="en-US"/>
        </w:rPr>
        <w:t>DELTHA est une application client léger, c’est-à-dire que l’application n’a pas besoin d’être installée sur le poste et peut être utilisé via un navigateur web : c’est une application Web client/serveur. Plus précisément, les utilisateurs DELTHA se connectent en utilisant Internet Explorer.</w:t>
      </w:r>
    </w:p>
    <w:p w14:paraId="6009A2B4" w14:textId="77777777" w:rsidR="0037711D" w:rsidRDefault="0037711D" w:rsidP="005760A0">
      <w:pPr>
        <w:rPr>
          <w:lang w:eastAsia="en-US"/>
        </w:rPr>
      </w:pPr>
    </w:p>
    <w:p w14:paraId="6CB3CC19" w14:textId="77777777" w:rsidR="0037711D" w:rsidRDefault="0037711D" w:rsidP="0037711D">
      <w:r>
        <w:t xml:space="preserve">L’application est développée en JAVA et se base sur le Kit JRAF/J2EE (package de la SNCF), qui fournit un archétype </w:t>
      </w:r>
      <w:proofErr w:type="spellStart"/>
      <w:r>
        <w:t>Maven</w:t>
      </w:r>
      <w:proofErr w:type="spellEnd"/>
      <w:r>
        <w:t xml:space="preserve"> permettant de générer une structure de projet générique afin de </w:t>
      </w:r>
      <w:r>
        <w:lastRenderedPageBreak/>
        <w:t>développer et intégrer (compilation + packaging) les principaux types de composants Java d’Entreprise à la norme JEE5</w:t>
      </w:r>
      <w:r w:rsidR="00E24CDD">
        <w:t>.</w:t>
      </w:r>
    </w:p>
    <w:p w14:paraId="48A9D849" w14:textId="77777777" w:rsidR="0037711D" w:rsidRDefault="0037711D" w:rsidP="0037711D">
      <w:r>
        <w:t>Initialement sous JAVA 6, une récente demande a été faite de la part du client pour migrer le projet en JAVA 7.</w:t>
      </w:r>
    </w:p>
    <w:p w14:paraId="36DB5671" w14:textId="77777777" w:rsidR="0037711D" w:rsidRDefault="0037711D" w:rsidP="005760A0">
      <w:pPr>
        <w:rPr>
          <w:lang w:eastAsia="en-US"/>
        </w:rPr>
      </w:pPr>
    </w:p>
    <w:p w14:paraId="178FF270" w14:textId="77777777" w:rsidR="0037711D" w:rsidRDefault="00230911" w:rsidP="005760A0">
      <w:pPr>
        <w:rPr>
          <w:lang w:eastAsia="en-US"/>
        </w:rPr>
      </w:pPr>
      <w:r>
        <w:rPr>
          <w:lang w:eastAsia="en-US"/>
        </w:rPr>
        <w:t xml:space="preserve">Les utilisateurs ont </w:t>
      </w:r>
      <w:r w:rsidR="00E24CDD">
        <w:rPr>
          <w:lang w:eastAsia="en-US"/>
        </w:rPr>
        <w:t xml:space="preserve">manifesté le </w:t>
      </w:r>
      <w:r>
        <w:rPr>
          <w:lang w:eastAsia="en-US"/>
        </w:rPr>
        <w:t>besoin de pouvoir comparer des sillons à deux dates différentes</w:t>
      </w:r>
      <w:r w:rsidR="0037711D">
        <w:rPr>
          <w:lang w:eastAsia="en-US"/>
        </w:rPr>
        <w:t>.</w:t>
      </w:r>
    </w:p>
    <w:p w14:paraId="08546DCF" w14:textId="77777777" w:rsidR="001143E8" w:rsidRDefault="001143E8" w:rsidP="005760A0">
      <w:pPr>
        <w:rPr>
          <w:lang w:eastAsia="en-US"/>
        </w:rPr>
      </w:pPr>
      <w:r>
        <w:rPr>
          <w:lang w:eastAsia="en-US"/>
        </w:rPr>
        <w:t>DELTHA récupère des informations grâce à un service créé par une autre application du CDS et traite les informations par principe de filtre : l’utilisateur choisi les informations qui lui sont nécessaires et l’application</w:t>
      </w:r>
      <w:r w:rsidR="00FE1CC6">
        <w:rPr>
          <w:lang w:eastAsia="en-US"/>
        </w:rPr>
        <w:t xml:space="preserve"> les ordonne de manière optimale.</w:t>
      </w:r>
    </w:p>
    <w:p w14:paraId="2A055DBD" w14:textId="77777777" w:rsidR="0027511E" w:rsidRDefault="0027511E" w:rsidP="005760A0">
      <w:pPr>
        <w:rPr>
          <w:lang w:eastAsia="en-US"/>
        </w:rPr>
      </w:pPr>
      <w:r>
        <w:rPr>
          <w:lang w:eastAsia="en-US"/>
        </w:rPr>
        <w:t>La figure 3 un peu plus haut permet de voir les différents critères éligibles par l’utilisateur, elle correspond à l’écran principal de recherche de l’application.</w:t>
      </w:r>
    </w:p>
    <w:p w14:paraId="2AE9F6B3" w14:textId="77777777" w:rsidR="001143E8" w:rsidRDefault="001143E8" w:rsidP="00820EEE"/>
    <w:p w14:paraId="6CA9FF1A" w14:textId="77777777" w:rsidR="00CC41D7" w:rsidRDefault="001143E8" w:rsidP="00820EEE">
      <w:r>
        <w:t>Les premiers tests que j’ai pu faire sur DELTHA m’ont permis de comprendre d’une part l’application et so</w:t>
      </w:r>
      <w:r w:rsidR="0027511E">
        <w:t xml:space="preserve">n objectif, et d’autre part </w:t>
      </w:r>
      <w:r>
        <w:t xml:space="preserve">m’ont donné l’occasion de comprendre une partie du système de circulation de la SNCF. </w:t>
      </w:r>
      <w:r w:rsidR="0027511E">
        <w:t>En effet</w:t>
      </w:r>
      <w:r w:rsidR="00E24CDD">
        <w:t>,</w:t>
      </w:r>
      <w:r w:rsidR="0027511E">
        <w:t xml:space="preserve"> les paramètres d’un sillon sont nombreux et non évidents de prime abord. C’est la raison pour laquelle je n’en expliquerai que quelques-uns dans la suite de ce document, ceux que j’aurais choisi pour illustrer mes propos.</w:t>
      </w:r>
    </w:p>
    <w:p w14:paraId="50AC6CA0" w14:textId="77777777" w:rsidR="00377E6E" w:rsidRDefault="00377E6E" w:rsidP="00820EEE"/>
    <w:p w14:paraId="01D00A6C" w14:textId="77777777" w:rsidR="00CC41D7" w:rsidRDefault="0027511E" w:rsidP="005B08A6">
      <w:pPr>
        <w:pStyle w:val="Titre4"/>
      </w:pPr>
      <w:bookmarkStart w:id="27" w:name="_Toc428396095"/>
      <w:r>
        <w:t>Activité</w:t>
      </w:r>
      <w:bookmarkEnd w:id="27"/>
    </w:p>
    <w:p w14:paraId="252C91F9" w14:textId="77777777" w:rsidR="00DC2905" w:rsidRDefault="00CC41D7" w:rsidP="00CC41D7">
      <w:r>
        <w:t>Lors de mon arrivée sur le centre</w:t>
      </w:r>
      <w:r w:rsidR="00E24CDD">
        <w:t>,</w:t>
      </w:r>
      <w:r>
        <w:t xml:space="preserve"> l’application était à la version 1.1 et </w:t>
      </w:r>
      <w:r w:rsidR="00572739">
        <w:t>venait récemment</w:t>
      </w:r>
      <w:r w:rsidR="0027511E">
        <w:t xml:space="preserve"> </w:t>
      </w:r>
      <w:r>
        <w:t>d’être reprise par le CDS. J’ai pu participer à une grande partie des développements de la version 1.2</w:t>
      </w:r>
      <w:r w:rsidR="00980BCE">
        <w:t>,</w:t>
      </w:r>
      <w:r>
        <w:t xml:space="preserve"> ce qui me permet actuellement de pouvoir chiffrer la demande d’évolution de la version 1.3</w:t>
      </w:r>
      <w:r w:rsidR="00DC2905">
        <w:t>.</w:t>
      </w:r>
    </w:p>
    <w:p w14:paraId="39E8D4E7" w14:textId="77777777" w:rsidR="00572739" w:rsidRDefault="00572739" w:rsidP="00CC41D7"/>
    <w:p w14:paraId="343C6B6C" w14:textId="77777777" w:rsidR="00DC2905" w:rsidRDefault="00DC2905" w:rsidP="00CC41D7">
      <w:r>
        <w:t xml:space="preserve">L’architecture du projet </w:t>
      </w:r>
      <w:r w:rsidR="0027511E">
        <w:t xml:space="preserve">se découpe en trois parties : la configuration, </w:t>
      </w:r>
      <w:r w:rsidR="00572739">
        <w:t>la partie communiquant avec le serveur et la partie communiquant avec le client.</w:t>
      </w:r>
    </w:p>
    <w:p w14:paraId="0CF1EF58" w14:textId="77777777" w:rsidR="00572739" w:rsidRDefault="00572739" w:rsidP="00CC41D7"/>
    <w:p w14:paraId="3877C608" w14:textId="77777777" w:rsidR="005125AB" w:rsidRDefault="00DC2905" w:rsidP="009A4FDC">
      <w:r>
        <w:t xml:space="preserve">La partie « client » permet de récupérer les filtres de l’utilisateur et </w:t>
      </w:r>
      <w:r w:rsidR="00184E1E">
        <w:t>de faire appel au côté serveur qui renverra un flux réponse trié</w:t>
      </w:r>
      <w:r w:rsidR="005125AB">
        <w:t>. Cette partie prend également en charge la partie IHM, l’interface graphique.</w:t>
      </w:r>
    </w:p>
    <w:p w14:paraId="65F4EA2F" w14:textId="77777777" w:rsidR="005125AB" w:rsidRDefault="00572739" w:rsidP="00CC41D7">
      <w:r>
        <w:t>Pour ces informations, des pages XHMTL sont mises en place</w:t>
      </w:r>
      <w:r w:rsidR="005125AB">
        <w:t xml:space="preserve"> selon la demande client et l’utilisation de </w:t>
      </w:r>
      <w:proofErr w:type="spellStart"/>
      <w:r w:rsidR="005125AB">
        <w:t>Javascript</w:t>
      </w:r>
      <w:proofErr w:type="spellEnd"/>
      <w:r w:rsidR="005125AB">
        <w:t>, HT</w:t>
      </w:r>
      <w:r>
        <w:t>ML et CSS permet l’arrangement de l’interface</w:t>
      </w:r>
      <w:r w:rsidR="005125AB">
        <w:t>. Nous utilisons également le Kit JRAF, qui est une bibliothèque mise en place et à disposition de</w:t>
      </w:r>
      <w:r w:rsidR="008B1BBA">
        <w:t xml:space="preserve"> S</w:t>
      </w:r>
      <w:r w:rsidR="005125AB">
        <w:t xml:space="preserve">OPRA STERIA </w:t>
      </w:r>
      <w:r w:rsidR="005125AB">
        <w:lastRenderedPageBreak/>
        <w:t>de la part de la SNCF</w:t>
      </w:r>
      <w:r>
        <w:t>, elle comprend des images et des mises en page communes aux applications SNCF</w:t>
      </w:r>
      <w:r w:rsidR="005125AB">
        <w:t>.</w:t>
      </w:r>
    </w:p>
    <w:p w14:paraId="7FC8FFA3" w14:textId="77777777" w:rsidR="00377E6E" w:rsidRDefault="00377E6E" w:rsidP="00CC41D7"/>
    <w:p w14:paraId="5D040600" w14:textId="77777777" w:rsidR="00572739" w:rsidRDefault="00572739" w:rsidP="00CC41D7">
      <w:r>
        <w:t>DELTHA étant récente les demandes du client sur cette partie de l’application sont principalement des ajouts de composants, comme l’ajout d’un onglet permettant l’utilisation d’un cache sur lequel j’ai travaillé.</w:t>
      </w:r>
      <w:r w:rsidR="00775D3C">
        <w:t xml:space="preserve"> Pour cet ajout</w:t>
      </w:r>
      <w:r w:rsidR="00E24CDD">
        <w:t>,</w:t>
      </w:r>
      <w:r w:rsidR="00775D3C">
        <w:t xml:space="preserve"> j’ai pu utiliser le kit JRAF pour garder un visuel homogène dans l’application. Ainsi sur la figure 4 ci-après</w:t>
      </w:r>
      <w:r w:rsidR="00E24CDD">
        <w:t>,</w:t>
      </w:r>
      <w:r w:rsidR="00775D3C">
        <w:t xml:space="preserve"> nous pouvons voir que des icônes dans le tableau, une mise en place des lignes et colonnes et des couleurs qui proviennent de ce kit et qui sont utilisés dans les autres onglets de l’application.</w:t>
      </w:r>
    </w:p>
    <w:p w14:paraId="7E671C84" w14:textId="77777777" w:rsidR="00572739" w:rsidRDefault="00572739" w:rsidP="00572739">
      <w:pPr>
        <w:keepNext/>
      </w:pPr>
      <w:r>
        <w:rPr>
          <w:noProof/>
        </w:rPr>
        <w:drawing>
          <wp:inline distT="0" distB="0" distL="0" distR="0" wp14:anchorId="0E17408F" wp14:editId="2D146360">
            <wp:extent cx="6336665" cy="2257425"/>
            <wp:effectExtent l="0" t="0" r="698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he.png"/>
                    <pic:cNvPicPr/>
                  </pic:nvPicPr>
                  <pic:blipFill>
                    <a:blip r:embed="rId12">
                      <a:extLst>
                        <a:ext uri="{28A0092B-C50C-407E-A947-70E740481C1C}">
                          <a14:useLocalDpi xmlns:a14="http://schemas.microsoft.com/office/drawing/2010/main" val="0"/>
                        </a:ext>
                      </a:extLst>
                    </a:blip>
                    <a:stretch>
                      <a:fillRect/>
                    </a:stretch>
                  </pic:blipFill>
                  <pic:spPr>
                    <a:xfrm>
                      <a:off x="0" y="0"/>
                      <a:ext cx="6336665" cy="2257425"/>
                    </a:xfrm>
                    <a:prstGeom prst="rect">
                      <a:avLst/>
                    </a:prstGeom>
                  </pic:spPr>
                </pic:pic>
              </a:graphicData>
            </a:graphic>
          </wp:inline>
        </w:drawing>
      </w:r>
    </w:p>
    <w:p w14:paraId="54BDF115" w14:textId="77777777" w:rsidR="00572739" w:rsidRDefault="00572739" w:rsidP="00572739">
      <w:pPr>
        <w:pStyle w:val="Lgende"/>
      </w:pPr>
      <w:r>
        <w:t xml:space="preserve">Figure </w:t>
      </w:r>
      <w:r>
        <w:fldChar w:fldCharType="begin"/>
      </w:r>
      <w:r>
        <w:instrText xml:space="preserve"> SEQ Figure \* ARABIC </w:instrText>
      </w:r>
      <w:r>
        <w:fldChar w:fldCharType="separate"/>
      </w:r>
      <w:r w:rsidR="004E07F5">
        <w:rPr>
          <w:noProof/>
        </w:rPr>
        <w:t>4</w:t>
      </w:r>
      <w:r>
        <w:fldChar w:fldCharType="end"/>
      </w:r>
      <w:r>
        <w:t xml:space="preserve"> – Ecran de gestion des caches</w:t>
      </w:r>
    </w:p>
    <w:p w14:paraId="15D699A9" w14:textId="77777777" w:rsidR="00775D3C" w:rsidRDefault="00775D3C" w:rsidP="00775D3C"/>
    <w:p w14:paraId="64D19281" w14:textId="77777777" w:rsidR="009A4FDC" w:rsidRDefault="009A4FDC" w:rsidP="00775D3C"/>
    <w:p w14:paraId="56EE3BD9" w14:textId="77777777" w:rsidR="00501578" w:rsidRDefault="00CA7CCB" w:rsidP="00775D3C">
      <w:r>
        <w:t>La partie « serveur », est destinée à faire les appels au service fournissant les informations sur les sillons. Les évolutions demandées par le client sur ce côté sont tournée</w:t>
      </w:r>
      <w:r w:rsidR="00501578">
        <w:t>s</w:t>
      </w:r>
      <w:r>
        <w:t xml:space="preserve"> vers l’optimisation. </w:t>
      </w:r>
      <w:r w:rsidR="000150C2">
        <w:t>I</w:t>
      </w:r>
      <w:r w:rsidR="00980BCE">
        <w:t>l y a une très grande quantité d’information</w:t>
      </w:r>
      <w:r>
        <w:t xml:space="preserve"> car l’application traite des sillons sur plusieurs années au niveau national. </w:t>
      </w:r>
    </w:p>
    <w:p w14:paraId="0C7ADDA2" w14:textId="77777777" w:rsidR="00501578" w:rsidRDefault="00501578" w:rsidP="00775D3C"/>
    <w:p w14:paraId="6095559C" w14:textId="77777777" w:rsidR="00775D3C" w:rsidRDefault="00CA7CCB" w:rsidP="00775D3C">
      <w:r>
        <w:t xml:space="preserve">Une récente demande a été </w:t>
      </w:r>
      <w:r w:rsidR="009A4FDC">
        <w:t>de changer l’appel au service par un appel en base : DELTHA possède une base de données qui lui est propre dans laquelle sont stockés une partie des informations dont elle a besoin tels que les caches dont nous avons parlé précédemment. Ici nous sommes sur des familles de sillons : les sillons sont catégorisés, ils peuvent correspondre à des sillons de voyageurs (trajet de personnes), d’autocars, de banlieues, et autres. Les familles sont définies par un identifiant, un libellé, une date de création… Avant l’évolution</w:t>
      </w:r>
      <w:r w:rsidR="000150C2">
        <w:t>,</w:t>
      </w:r>
      <w:r w:rsidR="009A4FDC">
        <w:t xml:space="preserve"> ces informations étaient récupérées par le service et traitées ensuite pour permettre aux utilisateurs de faire l</w:t>
      </w:r>
      <w:r w:rsidR="00501578">
        <w:t>eur choix. La demande a été de modifier la requête pour en réduire la complexité.</w:t>
      </w:r>
    </w:p>
    <w:p w14:paraId="5C021FA1" w14:textId="77777777" w:rsidR="00152014" w:rsidRDefault="00152014" w:rsidP="00775D3C">
      <w:r>
        <w:lastRenderedPageBreak/>
        <w:t xml:space="preserve">Pour ma part, une fois l’application connue et le code étudié </w:t>
      </w:r>
      <w:r w:rsidR="00E24CDD">
        <w:t>je n’ai pas rencontré de difficulté majeure</w:t>
      </w:r>
      <w:r>
        <w:t xml:space="preserve">. J’ai pu faire des tests en environnement de développement, c’est-à-dire avec mes modifications déployées sur un serveur destiné au développement. Le changement en terme d’optimisation de temps n’a pas été flagrant, cependant une fois livré et testé en MOE, </w:t>
      </w:r>
      <w:r w:rsidR="00501578">
        <w:t>le client nous a fait un retour satisfait. J’ai pu voir un exemple réel où l’utilisation d’un algorithme optimisé pour une grande taille de données s’avère plus efficace qu’un algorithme rapide mais de complexité trop importante pour les données utilisées.</w:t>
      </w:r>
    </w:p>
    <w:p w14:paraId="58845B26" w14:textId="77777777" w:rsidR="00501578" w:rsidRDefault="00501578" w:rsidP="00775D3C"/>
    <w:p w14:paraId="68A99DB7" w14:textId="77777777" w:rsidR="00501578" w:rsidRDefault="00501578" w:rsidP="00501578">
      <w:pPr>
        <w:pStyle w:val="Titre3"/>
      </w:pPr>
      <w:r>
        <w:t xml:space="preserve"> </w:t>
      </w:r>
      <w:bookmarkStart w:id="28" w:name="_Toc428396096"/>
      <w:r>
        <w:t>Application BREHAT POSTE</w:t>
      </w:r>
      <w:bookmarkEnd w:id="28"/>
    </w:p>
    <w:p w14:paraId="4E14584F" w14:textId="77777777" w:rsidR="00B6794C" w:rsidRDefault="00E457E2" w:rsidP="00E457E2">
      <w:r>
        <w:t xml:space="preserve">BREHAT Poste est une application </w:t>
      </w:r>
      <w:r w:rsidR="00B6794C">
        <w:t>« </w:t>
      </w:r>
      <w:r>
        <w:t>satellite</w:t>
      </w:r>
      <w:r w:rsidR="00B6794C">
        <w:t> »</w:t>
      </w:r>
      <w:r>
        <w:t xml:space="preserve"> d’une application plus importante nommée BREHAT. Cette dernière est l’acronyme de « Base des Résultats de l’Exploitation Habiles à d’Autres Tâches »</w:t>
      </w:r>
      <w:r w:rsidR="00B6794C">
        <w:t xml:space="preserve"> et dont l’objectif est de créer un système d’information en temps immédiat sur toutes les circulations ayant lieu sur tous le réseau.</w:t>
      </w:r>
    </w:p>
    <w:p w14:paraId="7D8CBEF0" w14:textId="77777777" w:rsidR="00377E6E" w:rsidRPr="00E457E2" w:rsidRDefault="00377E6E" w:rsidP="00E457E2"/>
    <w:p w14:paraId="1B860124" w14:textId="77777777" w:rsidR="00501578" w:rsidRDefault="00501578" w:rsidP="00E623A9">
      <w:pPr>
        <w:pStyle w:val="Titre4"/>
      </w:pPr>
      <w:bookmarkStart w:id="29" w:name="_Toc428396097"/>
      <w:r>
        <w:t>Présentation</w:t>
      </w:r>
      <w:bookmarkEnd w:id="29"/>
    </w:p>
    <w:p w14:paraId="7EE6709B" w14:textId="77777777" w:rsidR="00B6794C" w:rsidRDefault="00B6794C" w:rsidP="00B6794C">
      <w:pPr>
        <w:rPr>
          <w:lang w:eastAsia="en-US"/>
        </w:rPr>
      </w:pPr>
      <w:r>
        <w:rPr>
          <w:lang w:eastAsia="en-US"/>
        </w:rPr>
        <w:t xml:space="preserve">L’application BREHAT gère le suivi de la circulation des trains et permet ainsi d’anticiper des perturbations de trafic et d’optimiser la régulation des trains. Elle permet la distribution des horaires réels à l’ensemble des partenaires et clients de la direction de l’infrastructure SNCF. </w:t>
      </w:r>
    </w:p>
    <w:p w14:paraId="697AE2CB" w14:textId="77777777" w:rsidR="002107CE" w:rsidRDefault="00B6794C" w:rsidP="00B6794C">
      <w:r>
        <w:t xml:space="preserve">Pour soutenir cette application des sous-applications telles que BREHAT POSTE ont été mises en place afin de déléguer certaines opérations. </w:t>
      </w:r>
    </w:p>
    <w:p w14:paraId="2A5B6295" w14:textId="77777777" w:rsidR="002107CE" w:rsidRDefault="002107CE" w:rsidP="00B6794C">
      <w:r>
        <w:t>Dans la figure 5 ci-après, le schéma montre bien la complexité de BREHAT, BREHAT Poste a été encerclé en rouge pour donner un aperçu.</w:t>
      </w:r>
    </w:p>
    <w:p w14:paraId="0EE1C9FF" w14:textId="77777777" w:rsidR="002107CE" w:rsidRDefault="002107CE" w:rsidP="002107CE">
      <w:pPr>
        <w:keepNext/>
      </w:pPr>
      <w:r w:rsidRPr="002107CE">
        <w:rPr>
          <w:rFonts w:ascii="Times" w:hAnsi="Times" w:cs="Times"/>
          <w:noProof/>
          <w:sz w:val="30"/>
          <w:szCs w:val="30"/>
        </w:rPr>
        <w:lastRenderedPageBreak/>
        <w:drawing>
          <wp:inline distT="0" distB="0" distL="0" distR="0" wp14:anchorId="023520E9" wp14:editId="4B3C459D">
            <wp:extent cx="6336665" cy="4342765"/>
            <wp:effectExtent l="0" t="0" r="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6665" cy="4342765"/>
                    </a:xfrm>
                    <a:prstGeom prst="rect">
                      <a:avLst/>
                    </a:prstGeom>
                  </pic:spPr>
                </pic:pic>
              </a:graphicData>
            </a:graphic>
          </wp:inline>
        </w:drawing>
      </w:r>
    </w:p>
    <w:p w14:paraId="070EE347" w14:textId="77777777" w:rsidR="002107CE" w:rsidRDefault="002107CE" w:rsidP="002107CE">
      <w:pPr>
        <w:pStyle w:val="Lgende"/>
      </w:pPr>
      <w:r>
        <w:t xml:space="preserve">Figure </w:t>
      </w:r>
      <w:r>
        <w:fldChar w:fldCharType="begin"/>
      </w:r>
      <w:r>
        <w:instrText xml:space="preserve"> SEQ Figure \* ARABIC </w:instrText>
      </w:r>
      <w:r>
        <w:fldChar w:fldCharType="separate"/>
      </w:r>
      <w:r w:rsidR="004E07F5">
        <w:rPr>
          <w:noProof/>
        </w:rPr>
        <w:t>5</w:t>
      </w:r>
      <w:r>
        <w:fldChar w:fldCharType="end"/>
      </w:r>
      <w:r>
        <w:t xml:space="preserve"> – Schéma des flux BREHAT</w:t>
      </w:r>
    </w:p>
    <w:p w14:paraId="6131D1A4" w14:textId="77777777" w:rsidR="002107CE" w:rsidRDefault="002107CE" w:rsidP="00B6794C"/>
    <w:p w14:paraId="4F4458EB" w14:textId="77777777" w:rsidR="00B6794C" w:rsidRPr="00B6794C" w:rsidRDefault="00B6794C" w:rsidP="00B6794C">
      <w:r>
        <w:t xml:space="preserve">Ainsi BREHAT POSTE </w:t>
      </w:r>
      <w:r w:rsidR="002107CE">
        <w:t>permet de gérer les incidents. Un incident est une difficulté inattendue dans la circulation des trains qui se traduit par des pertes de temps et/ou des suppressions de parcours. Chaque incident est une information répondant à l’objectif de relater et faire savoir immédiatement ce qu’il se passe à un endroit donné, à un instant donné.</w:t>
      </w:r>
      <w:r w:rsidR="00C02085">
        <w:t xml:space="preserve"> L</w:t>
      </w:r>
      <w:r w:rsidR="007F51DA">
        <w:t xml:space="preserve">es incidents s’appuient sur des Points Remarquables (PR) qui sont des repères visuels situés le long de tout le Réseau Ferré National (RFN), des dates et heures de début et de fin et d’un type décrivant </w:t>
      </w:r>
      <w:r w:rsidR="00094352">
        <w:t>ce</w:t>
      </w:r>
      <w:r w:rsidR="007F51DA">
        <w:t xml:space="preserve"> qu’il se passe (avarie de matériel, travaux, action sociale, …).</w:t>
      </w:r>
      <w:r w:rsidR="00C02085">
        <w:t xml:space="preserve"> Les Variations d’Ecart Horaire (VEH) sont également sources d’informations utiles.</w:t>
      </w:r>
      <w:r w:rsidR="000012EC">
        <w:t xml:space="preserve"> BREHAT POSTE propose des actions en temps</w:t>
      </w:r>
      <w:r w:rsidR="00860DA1">
        <w:t xml:space="preserve"> immédiat mais également une consultation en temps différé (c’est-à-dire lorsque les incidents datent de plus de 10 jours).</w:t>
      </w:r>
    </w:p>
    <w:p w14:paraId="0C140F22" w14:textId="77777777" w:rsidR="00E457E2" w:rsidRDefault="00E457E2" w:rsidP="00E457E2"/>
    <w:p w14:paraId="78954412" w14:textId="77777777" w:rsidR="00C02085" w:rsidRDefault="00C02085" w:rsidP="00E457E2">
      <w:r>
        <w:t>BREHAT POSTE contrairement à DELTHA est un client lourd,</w:t>
      </w:r>
      <w:r w:rsidR="00382423">
        <w:t xml:space="preserve"> l’installation de mon poste a été laborieuse. Il m’a fallu installer la base de données Ingres (ancêtre de </w:t>
      </w:r>
      <w:proofErr w:type="spellStart"/>
      <w:r w:rsidR="00382423">
        <w:t>Postgres</w:t>
      </w:r>
      <w:proofErr w:type="spellEnd"/>
      <w:r w:rsidR="00382423">
        <w:t xml:space="preserve">) puis </w:t>
      </w:r>
      <w:proofErr w:type="spellStart"/>
      <w:r w:rsidR="00382423">
        <w:t>Uniface</w:t>
      </w:r>
      <w:proofErr w:type="spellEnd"/>
      <w:r w:rsidR="00382423">
        <w:t xml:space="preserve"> et ensuite l’application BREHAT POSTE. La principale difficulté a été l’absence des droits </w:t>
      </w:r>
      <w:r w:rsidR="00382423">
        <w:lastRenderedPageBreak/>
        <w:t>d’administrateur sur mon poste. En effet</w:t>
      </w:r>
      <w:ins w:id="30" w:author="eglabo eg" w:date="2015-08-27T09:57:00Z">
        <w:r w:rsidR="00E24CDD">
          <w:t>,</w:t>
        </w:r>
      </w:ins>
      <w:r w:rsidR="00382423">
        <w:t xml:space="preserve"> par mesure de sécurité les comptes utilisateurs ne sont pas tous administrateurs et pour les installations, le service technique doit s’en charger à distance ce qui </w:t>
      </w:r>
      <w:r w:rsidR="00E24CDD">
        <w:t xml:space="preserve">peut être </w:t>
      </w:r>
      <w:r w:rsidR="00382423">
        <w:t>long lorsqu’ils ne disposent pas des sources désirées.</w:t>
      </w:r>
    </w:p>
    <w:p w14:paraId="116153A3" w14:textId="77777777" w:rsidR="00377E6E" w:rsidRDefault="00377E6E" w:rsidP="00E457E2"/>
    <w:p w14:paraId="5DD259AC" w14:textId="77777777" w:rsidR="00377E6E" w:rsidRDefault="00377E6E" w:rsidP="00377E6E">
      <w:pPr>
        <w:pStyle w:val="Titre4"/>
      </w:pPr>
      <w:bookmarkStart w:id="31" w:name="_Toc428396098"/>
      <w:proofErr w:type="spellStart"/>
      <w:r>
        <w:t>Uniface</w:t>
      </w:r>
      <w:bookmarkEnd w:id="31"/>
      <w:proofErr w:type="spellEnd"/>
    </w:p>
    <w:p w14:paraId="69C703EF" w14:textId="77777777" w:rsidR="00377E6E" w:rsidRDefault="00377E6E" w:rsidP="00377E6E">
      <w:proofErr w:type="spellStart"/>
      <w:r>
        <w:t>Uniface</w:t>
      </w:r>
      <w:proofErr w:type="spellEnd"/>
      <w:r>
        <w:t xml:space="preserve"> est non seulement un langage de programmation mais il comprend également une plateforme qui est principalement utilisée pour mettre au point l’interface utilisateur. </w:t>
      </w:r>
    </w:p>
    <w:p w14:paraId="12EEC99C" w14:textId="77777777" w:rsidR="00377E6E" w:rsidRDefault="00377E6E" w:rsidP="00377E6E">
      <w:r>
        <w:t>Certains composants peuvent servir à cette interface comme les formulaires ou les pages serveur, tandis que d’autres sont dirigés vers les comportements de l’application tels que les services et les sessions.</w:t>
      </w:r>
    </w:p>
    <w:p w14:paraId="6DB91AB8" w14:textId="77777777" w:rsidR="00377E6E" w:rsidRDefault="00377E6E" w:rsidP="00377E6E"/>
    <w:p w14:paraId="7142F5C2" w14:textId="77777777" w:rsidR="00377E6E" w:rsidRDefault="00377E6E" w:rsidP="00377E6E">
      <w:r>
        <w:t xml:space="preserve">Les projets utilisant </w:t>
      </w:r>
      <w:proofErr w:type="spellStart"/>
      <w:r>
        <w:t>Uniface</w:t>
      </w:r>
      <w:proofErr w:type="spellEnd"/>
      <w:r>
        <w:t xml:space="preserve"> peuvent se servir d’une ou plusieurs bases, ici nous utilisons une base de données Ingres localisée sur un serveur et une base de données de même type en local. Cette </w:t>
      </w:r>
      <w:r w:rsidR="00AE46EB">
        <w:t xml:space="preserve">dernière </w:t>
      </w:r>
      <w:r>
        <w:t xml:space="preserve">permet à l’application de partager son travail et ainsi </w:t>
      </w:r>
      <w:r w:rsidR="00140A22">
        <w:t>optimiser ses</w:t>
      </w:r>
      <w:r>
        <w:t xml:space="preserve"> ressources.</w:t>
      </w:r>
    </w:p>
    <w:p w14:paraId="30DB097D" w14:textId="77777777" w:rsidR="00377E6E" w:rsidRDefault="00377E6E" w:rsidP="00377E6E"/>
    <w:p w14:paraId="5E07DD8B" w14:textId="77777777" w:rsidR="00377E6E" w:rsidRDefault="00377E6E" w:rsidP="00377E6E">
      <w:r>
        <w:t>L’apprentissage de ce</w:t>
      </w:r>
      <w:r w:rsidR="003C6CEA">
        <w:t xml:space="preserve"> nouveau langage a été intéressant et enrichissant. L’aide d’un expert </w:t>
      </w:r>
      <w:proofErr w:type="spellStart"/>
      <w:r w:rsidR="003C6CEA">
        <w:t>Uniface</w:t>
      </w:r>
      <w:proofErr w:type="spellEnd"/>
      <w:r w:rsidR="003C6CEA">
        <w:t xml:space="preserve"> m’a énormément aidé et je considère comme un bon point d’être dans une entreprise qui prend le temps de former ses nouvelles recrues sur des technologies qui leurs sont inconnues.</w:t>
      </w:r>
    </w:p>
    <w:p w14:paraId="6ECB153B" w14:textId="77777777" w:rsidR="00377E6E" w:rsidRPr="00377E6E" w:rsidRDefault="00377E6E" w:rsidP="00377E6E"/>
    <w:p w14:paraId="7FFA5C4F" w14:textId="77777777" w:rsidR="00501578" w:rsidRDefault="00501578" w:rsidP="00E623A9">
      <w:pPr>
        <w:pStyle w:val="Titre4"/>
      </w:pPr>
      <w:bookmarkStart w:id="32" w:name="_Toc428396099"/>
      <w:r>
        <w:t>Activité</w:t>
      </w:r>
      <w:bookmarkEnd w:id="32"/>
    </w:p>
    <w:p w14:paraId="42B447D9" w14:textId="77777777" w:rsidR="00E457E2" w:rsidRDefault="00382423" w:rsidP="00E457E2">
      <w:r>
        <w:t xml:space="preserve">Une fois mon poste de travail fonctionnel j’ai commencé par </w:t>
      </w:r>
      <w:r w:rsidR="000012EC">
        <w:t xml:space="preserve">étudier une anomalie découverte par l’un de mes collègues. Mon but était de découvrir l’application, le langage </w:t>
      </w:r>
      <w:proofErr w:type="spellStart"/>
      <w:r w:rsidR="000012EC">
        <w:t>Uniface</w:t>
      </w:r>
      <w:proofErr w:type="spellEnd"/>
      <w:r w:rsidR="000012EC">
        <w:t xml:space="preserve"> et de proposer une solution au problème posé. L’anomalie était un menu désactivé qui s’activait uniquement dans un cas particulier. J’ai </w:t>
      </w:r>
      <w:r w:rsidR="00AE46EB">
        <w:t>dû</w:t>
      </w:r>
      <w:r w:rsidR="000012EC">
        <w:t xml:space="preserve"> étudier le code afin de comprendre la règle de gestion du menu et voir si elle était voulue par le client. Dans le cas échéant, </w:t>
      </w:r>
      <w:r w:rsidR="00140A22">
        <w:t xml:space="preserve">il fallait </w:t>
      </w:r>
      <w:r w:rsidR="000012EC">
        <w:t>proposer une solution afin d’obtenir le comportement attendu.</w:t>
      </w:r>
    </w:p>
    <w:p w14:paraId="19352122" w14:textId="77777777" w:rsidR="000012EC" w:rsidRDefault="000012EC" w:rsidP="00E457E2">
      <w:r>
        <w:t xml:space="preserve">Cette petite opération m’a beaucoup </w:t>
      </w:r>
      <w:r w:rsidR="00140A22">
        <w:t>apporté</w:t>
      </w:r>
      <w:r>
        <w:t xml:space="preserve">, j’ai pu découvrir les larges possibilités de développement que propose </w:t>
      </w:r>
      <w:proofErr w:type="spellStart"/>
      <w:r>
        <w:t>Uniface</w:t>
      </w:r>
      <w:proofErr w:type="spellEnd"/>
      <w:r>
        <w:t xml:space="preserve"> et j’ai pu avoir une première approche de l’application. Les Interfaces Homme Machine (IHM) obtenues par </w:t>
      </w:r>
      <w:proofErr w:type="spellStart"/>
      <w:r>
        <w:t>Uniface</w:t>
      </w:r>
      <w:proofErr w:type="spellEnd"/>
      <w:r>
        <w:t xml:space="preserve"> sont très chargées en informations et il est nécessaire de prendre </w:t>
      </w:r>
      <w:r w:rsidR="00140A22">
        <w:t xml:space="preserve">du </w:t>
      </w:r>
      <w:r>
        <w:t>temps pour comprendre les diverses fonctionnalités.</w:t>
      </w:r>
    </w:p>
    <w:p w14:paraId="2644CBE7" w14:textId="77777777" w:rsidR="000012EC" w:rsidRDefault="000012EC" w:rsidP="00E457E2"/>
    <w:p w14:paraId="384F1963" w14:textId="77777777" w:rsidR="000012EC" w:rsidRDefault="000012EC" w:rsidP="000012EC">
      <w:pPr>
        <w:keepNext/>
      </w:pPr>
      <w:r>
        <w:rPr>
          <w:noProof/>
        </w:rPr>
        <w:lastRenderedPageBreak/>
        <w:drawing>
          <wp:inline distT="0" distB="0" distL="0" distR="0" wp14:anchorId="62477000" wp14:editId="69A0AA48">
            <wp:extent cx="6336665" cy="4034790"/>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ste.png"/>
                    <pic:cNvPicPr/>
                  </pic:nvPicPr>
                  <pic:blipFill>
                    <a:blip r:embed="rId14">
                      <a:extLst>
                        <a:ext uri="{28A0092B-C50C-407E-A947-70E740481C1C}">
                          <a14:useLocalDpi xmlns:a14="http://schemas.microsoft.com/office/drawing/2010/main" val="0"/>
                        </a:ext>
                      </a:extLst>
                    </a:blip>
                    <a:stretch>
                      <a:fillRect/>
                    </a:stretch>
                  </pic:blipFill>
                  <pic:spPr>
                    <a:xfrm>
                      <a:off x="0" y="0"/>
                      <a:ext cx="6336665" cy="4034790"/>
                    </a:xfrm>
                    <a:prstGeom prst="rect">
                      <a:avLst/>
                    </a:prstGeom>
                  </pic:spPr>
                </pic:pic>
              </a:graphicData>
            </a:graphic>
          </wp:inline>
        </w:drawing>
      </w:r>
    </w:p>
    <w:p w14:paraId="4D8DB4D8" w14:textId="77777777" w:rsidR="000012EC" w:rsidRDefault="000012EC" w:rsidP="000012EC">
      <w:pPr>
        <w:pStyle w:val="Lgende"/>
      </w:pPr>
      <w:r>
        <w:t xml:space="preserve">Figure </w:t>
      </w:r>
      <w:r>
        <w:fldChar w:fldCharType="begin"/>
      </w:r>
      <w:r>
        <w:instrText xml:space="preserve"> SEQ Figure \* ARABIC </w:instrText>
      </w:r>
      <w:r>
        <w:fldChar w:fldCharType="separate"/>
      </w:r>
      <w:r w:rsidR="004E07F5">
        <w:rPr>
          <w:noProof/>
        </w:rPr>
        <w:t>6</w:t>
      </w:r>
      <w:r>
        <w:fldChar w:fldCharType="end"/>
      </w:r>
      <w:r>
        <w:t xml:space="preserve"> – Ecran principal de BREHAT POSTE</w:t>
      </w:r>
      <w:r w:rsidR="00860DA1">
        <w:t xml:space="preserve"> en temps immédiat</w:t>
      </w:r>
    </w:p>
    <w:p w14:paraId="505FA00E" w14:textId="77777777" w:rsidR="00377E6E" w:rsidRPr="00377E6E" w:rsidRDefault="00377E6E" w:rsidP="00377E6E"/>
    <w:p w14:paraId="7F8C0DE7" w14:textId="77777777" w:rsidR="00860DA1" w:rsidRDefault="00860DA1" w:rsidP="00860DA1">
      <w:r>
        <w:t>Puis j’ai pu participer à une évolution. Cette dernière était commune à plusieurs sous</w:t>
      </w:r>
      <w:r w:rsidR="00140A22">
        <w:t>-</w:t>
      </w:r>
      <w:r>
        <w:t>application</w:t>
      </w:r>
      <w:r w:rsidR="00140A22">
        <w:t>s</w:t>
      </w:r>
      <w:r>
        <w:t xml:space="preserve"> de BREHAT : les incidents peuvent être commentés par les utilisateurs des différentes applications de BREHAT, ces commentaires sont associés à un incident et à l’application de laquelle ils proviennent, il faut donc les différencier. Un nouveau type de commentaire a été mis en place</w:t>
      </w:r>
      <w:r w:rsidR="009C4785">
        <w:t xml:space="preserve"> et plusieurs sous</w:t>
      </w:r>
      <w:r w:rsidR="00140A22">
        <w:t>-</w:t>
      </w:r>
      <w:r w:rsidR="009C4785">
        <w:t>applications</w:t>
      </w:r>
      <w:r w:rsidR="00604857">
        <w:t xml:space="preserve"> ont dû</w:t>
      </w:r>
      <w:r>
        <w:t xml:space="preserve"> se mettre à jour dont BREHAT POSTE.</w:t>
      </w:r>
    </w:p>
    <w:p w14:paraId="3AFE486F" w14:textId="77777777" w:rsidR="00860DA1" w:rsidRDefault="00860DA1" w:rsidP="00860DA1"/>
    <w:p w14:paraId="482DAB5B" w14:textId="77777777" w:rsidR="00AA6D0C" w:rsidRDefault="00AA6D0C" w:rsidP="00860DA1">
      <w:r>
        <w:t>Cette évolution a été une bonne initiation car elle s’est faite en deux parties. J’ai commencé par utiliser le côté graphique d’</w:t>
      </w:r>
      <w:proofErr w:type="spellStart"/>
      <w:r>
        <w:t>Uniface</w:t>
      </w:r>
      <w:proofErr w:type="spellEnd"/>
      <w:r>
        <w:t xml:space="preserve"> pour créer des champs permettant d’afficher les nouveaux commentaires dans les écrans. Cette utilisation ressemble aux logiciels graphiques, le drag and drop est utilisé pour permettre à l’utilisateur de créer des composants sur une fenêtre puis les paramètres des champs tels que la couleur, les ascenseurs horizontaux et verticaux, le nombre de caractères </w:t>
      </w:r>
      <w:r w:rsidR="006E22F9">
        <w:t>contenu, … tous ces éléments peuvent être modifiés à travers des menus.</w:t>
      </w:r>
    </w:p>
    <w:p w14:paraId="1B13A484" w14:textId="77777777" w:rsidR="006E22F9" w:rsidRDefault="006E22F9" w:rsidP="00860DA1"/>
    <w:p w14:paraId="5B9B295A" w14:textId="77777777" w:rsidR="006E22F9" w:rsidRDefault="006E22F9" w:rsidP="00860DA1">
      <w:r>
        <w:lastRenderedPageBreak/>
        <w:t xml:space="preserve">Ensuite les actions liées à ces composants peuvent être codés dans une fenêtre associée à l’IHM. Pour cela </w:t>
      </w:r>
      <w:proofErr w:type="spellStart"/>
      <w:r>
        <w:t>Uniface</w:t>
      </w:r>
      <w:proofErr w:type="spellEnd"/>
      <w:r>
        <w:t xml:space="preserve"> utilise des triggers qui sont des opérations qui s’exécute à des moments précis. Par exemple le trigger Field </w:t>
      </w:r>
      <w:proofErr w:type="spellStart"/>
      <w:r>
        <w:t>Get</w:t>
      </w:r>
      <w:proofErr w:type="spellEnd"/>
      <w:r>
        <w:t xml:space="preserve"> Focus s’active lorsque le composant récupère le focus.</w:t>
      </w:r>
    </w:p>
    <w:p w14:paraId="6A8E53E2" w14:textId="77777777" w:rsidR="006E22F9" w:rsidRDefault="006E22F9" w:rsidP="00860DA1"/>
    <w:p w14:paraId="7134FE68" w14:textId="77777777" w:rsidR="006E22F9" w:rsidRDefault="006E22F9" w:rsidP="00860DA1">
      <w:r>
        <w:t>Sur la figure 7 ci-après nous pouvons bien distinguer la partie interface à gauche avec tous les composants délimités par des pointillés et la partie code à droite avec la liste des triggers dans la colonne interne droite et la liste des composants dans la colonne interne gauche.</w:t>
      </w:r>
    </w:p>
    <w:p w14:paraId="1910DEE9" w14:textId="77777777" w:rsidR="006E22F9" w:rsidRDefault="006E22F9" w:rsidP="006E22F9">
      <w:pPr>
        <w:keepNext/>
      </w:pPr>
      <w:r>
        <w:rPr>
          <w:noProof/>
        </w:rPr>
        <w:drawing>
          <wp:inline distT="0" distB="0" distL="0" distR="0" wp14:anchorId="53B176C7" wp14:editId="5A269C57">
            <wp:extent cx="6336665" cy="3832225"/>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iface 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6665" cy="3832225"/>
                    </a:xfrm>
                    <a:prstGeom prst="rect">
                      <a:avLst/>
                    </a:prstGeom>
                  </pic:spPr>
                </pic:pic>
              </a:graphicData>
            </a:graphic>
          </wp:inline>
        </w:drawing>
      </w:r>
    </w:p>
    <w:p w14:paraId="37443F53" w14:textId="77777777" w:rsidR="006E22F9" w:rsidRDefault="006E22F9" w:rsidP="006E22F9">
      <w:pPr>
        <w:pStyle w:val="Lgende"/>
      </w:pPr>
      <w:r>
        <w:t xml:space="preserve">Figure </w:t>
      </w:r>
      <w:r>
        <w:fldChar w:fldCharType="begin"/>
      </w:r>
      <w:r>
        <w:instrText xml:space="preserve"> SEQ Figure \* ARABIC </w:instrText>
      </w:r>
      <w:r>
        <w:fldChar w:fldCharType="separate"/>
      </w:r>
      <w:r w:rsidR="004E07F5">
        <w:rPr>
          <w:noProof/>
        </w:rPr>
        <w:t>7</w:t>
      </w:r>
      <w:r>
        <w:fldChar w:fldCharType="end"/>
      </w:r>
      <w:r>
        <w:t xml:space="preserve"> – Environnement de travail </w:t>
      </w:r>
      <w:proofErr w:type="spellStart"/>
      <w:r>
        <w:t>Uniface</w:t>
      </w:r>
      <w:proofErr w:type="spellEnd"/>
    </w:p>
    <w:p w14:paraId="503E3336" w14:textId="77777777" w:rsidR="00377E6E" w:rsidRDefault="00377E6E" w:rsidP="00377E6E"/>
    <w:p w14:paraId="7D3F7335" w14:textId="77777777" w:rsidR="00377E6E" w:rsidRDefault="00377E6E" w:rsidP="00377E6E">
      <w:r>
        <w:t xml:space="preserve">En plus de découvrir </w:t>
      </w:r>
      <w:proofErr w:type="spellStart"/>
      <w:r>
        <w:t>Uniface</w:t>
      </w:r>
      <w:proofErr w:type="spellEnd"/>
      <w:r>
        <w:t xml:space="preserve"> et BREHAT POSTE, j’ai pu m’investir au sein du CDS. En effet, l’évolution étant commune à plusieurs applications, j’ai </w:t>
      </w:r>
      <w:r w:rsidR="00140A22">
        <w:t xml:space="preserve">reçu l’aide d’autres équipes </w:t>
      </w:r>
      <w:r>
        <w:t xml:space="preserve">et j’ai pu renseigner mes collègues sur le fonctionnement de </w:t>
      </w:r>
      <w:r w:rsidR="00AE46EB">
        <w:t>mon</w:t>
      </w:r>
      <w:r>
        <w:t xml:space="preserve"> application et ainsi avancer de façon optimale sur mes développements. Cela m’a également</w:t>
      </w:r>
      <w:r w:rsidR="00140A22">
        <w:t xml:space="preserve"> permis</w:t>
      </w:r>
      <w:r>
        <w:t>, sur un point de vue humain à m’intégrer encore mieux au CDS.</w:t>
      </w:r>
    </w:p>
    <w:p w14:paraId="0633BB3B" w14:textId="77777777" w:rsidR="006E22F9" w:rsidRPr="006E22F9" w:rsidRDefault="006E22F9" w:rsidP="006E22F9">
      <w:pPr>
        <w:spacing w:before="0" w:line="240" w:lineRule="auto"/>
        <w:jc w:val="left"/>
      </w:pPr>
    </w:p>
    <w:p w14:paraId="09A28D65" w14:textId="77777777" w:rsidR="00860DA1" w:rsidRDefault="00802703" w:rsidP="00860DA1">
      <w:pPr>
        <w:pStyle w:val="Titre1"/>
      </w:pPr>
      <w:bookmarkStart w:id="33" w:name="_Toc428396100"/>
      <w:r>
        <w:lastRenderedPageBreak/>
        <w:t>De la création à la livraison d’une demande</w:t>
      </w:r>
      <w:bookmarkEnd w:id="33"/>
    </w:p>
    <w:p w14:paraId="3C170FB1" w14:textId="77777777" w:rsidR="00860DA1" w:rsidRDefault="00860DA1" w:rsidP="00860DA1"/>
    <w:p w14:paraId="5BC1D563" w14:textId="77777777" w:rsidR="00860DA1" w:rsidRDefault="00860DA1" w:rsidP="00860DA1">
      <w:pPr>
        <w:rPr>
          <w:rFonts w:ascii="Times" w:hAnsi="Times" w:cs="Times"/>
          <w:sz w:val="24"/>
          <w:szCs w:val="24"/>
          <w:lang w:eastAsia="en-US"/>
        </w:rPr>
      </w:pPr>
      <w:r>
        <w:rPr>
          <w:lang w:eastAsia="en-US"/>
        </w:rPr>
        <w:t>Lorsque le client nous transmet une demande, il y a un processus précis à respecter. Je vous l’expose ci-dessous :</w:t>
      </w:r>
    </w:p>
    <w:p w14:paraId="362419DF" w14:textId="77777777" w:rsidR="00860DA1" w:rsidRPr="00860DA1" w:rsidRDefault="00860DA1" w:rsidP="00860DA1">
      <w:pPr>
        <w:pStyle w:val="Titre2"/>
        <w:rPr>
          <w:lang w:eastAsia="en-US"/>
        </w:rPr>
      </w:pPr>
      <w:bookmarkStart w:id="34" w:name="_Toc428396101"/>
      <w:r w:rsidRPr="00860DA1">
        <w:rPr>
          <w:lang w:eastAsia="en-US"/>
        </w:rPr>
        <w:t>Expression du besoin</w:t>
      </w:r>
      <w:bookmarkEnd w:id="34"/>
    </w:p>
    <w:p w14:paraId="220150DD" w14:textId="77777777" w:rsidR="00860DA1" w:rsidRPr="00860DA1" w:rsidRDefault="00860DA1" w:rsidP="00860DA1">
      <w:pPr>
        <w:rPr>
          <w:rFonts w:ascii="Times" w:hAnsi="Times" w:cs="Times"/>
          <w:sz w:val="24"/>
          <w:szCs w:val="24"/>
          <w:lang w:eastAsia="en-US"/>
        </w:rPr>
      </w:pPr>
      <w:r w:rsidRPr="00860DA1">
        <w:rPr>
          <w:lang w:eastAsia="en-US"/>
        </w:rPr>
        <w:t xml:space="preserve">La </w:t>
      </w:r>
      <w:r>
        <w:rPr>
          <w:lang w:eastAsia="en-US"/>
        </w:rPr>
        <w:t>MOA</w:t>
      </w:r>
      <w:r w:rsidRPr="00860DA1">
        <w:rPr>
          <w:lang w:eastAsia="en-US"/>
        </w:rPr>
        <w:t xml:space="preserve"> responsable de la partie fonctionnelle du domaine, exprime le besoin. Celui-ci peut aussi bien être une anomalie qu’une évolution. Il faut savoir que pour chaque besoin exprimé,</w:t>
      </w:r>
      <w:r w:rsidR="00604857">
        <w:rPr>
          <w:lang w:eastAsia="en-US"/>
        </w:rPr>
        <w:t xml:space="preserve"> la MOA se doit de rédiger des Spécifications F</w:t>
      </w:r>
      <w:r w:rsidRPr="00860DA1">
        <w:rPr>
          <w:lang w:eastAsia="en-US"/>
        </w:rPr>
        <w:t>onc</w:t>
      </w:r>
      <w:r w:rsidR="00604857">
        <w:rPr>
          <w:lang w:eastAsia="en-US"/>
        </w:rPr>
        <w:t>tionnelles D</w:t>
      </w:r>
      <w:r>
        <w:rPr>
          <w:lang w:eastAsia="en-US"/>
        </w:rPr>
        <w:t>étaillées (SFD).</w:t>
      </w:r>
    </w:p>
    <w:p w14:paraId="2787E163" w14:textId="77777777" w:rsidR="00860DA1" w:rsidRDefault="00860DA1" w:rsidP="00860DA1">
      <w:pPr>
        <w:pStyle w:val="Titre2"/>
        <w:rPr>
          <w:lang w:eastAsia="en-US"/>
        </w:rPr>
      </w:pPr>
      <w:bookmarkStart w:id="35" w:name="_Toc428396102"/>
      <w:r>
        <w:rPr>
          <w:lang w:eastAsia="en-US"/>
        </w:rPr>
        <w:t>Création</w:t>
      </w:r>
      <w:bookmarkEnd w:id="35"/>
    </w:p>
    <w:p w14:paraId="22DE6829" w14:textId="77777777" w:rsidR="00860DA1" w:rsidRDefault="00860DA1" w:rsidP="00860DA1">
      <w:pPr>
        <w:rPr>
          <w:rFonts w:ascii="Times" w:hAnsi="Times" w:cs="Times"/>
          <w:sz w:val="24"/>
          <w:szCs w:val="24"/>
          <w:lang w:eastAsia="en-US"/>
        </w:rPr>
      </w:pPr>
      <w:r>
        <w:rPr>
          <w:lang w:eastAsia="en-US"/>
        </w:rPr>
        <w:t>Ce besoin identifié à l’étape précédente est transmis à la MOE et plus précisément au responsable technique (RT) du domaine. Le RT crée alors une demande dans GODEC : outil de gestion de demandes, auquel la MOA, la MOE ainsi que le CDS ont accès.</w:t>
      </w:r>
    </w:p>
    <w:p w14:paraId="494EB487" w14:textId="77777777" w:rsidR="00860DA1" w:rsidRDefault="00860DA1" w:rsidP="00860DA1">
      <w:pPr>
        <w:pStyle w:val="Titre2"/>
        <w:rPr>
          <w:lang w:eastAsia="en-US"/>
        </w:rPr>
      </w:pPr>
      <w:bookmarkStart w:id="36" w:name="_Toc428396103"/>
      <w:r>
        <w:rPr>
          <w:lang w:eastAsia="en-US"/>
        </w:rPr>
        <w:t>Analyse et Chiffrage</w:t>
      </w:r>
      <w:bookmarkEnd w:id="36"/>
      <w:r>
        <w:rPr>
          <w:lang w:eastAsia="en-US"/>
        </w:rPr>
        <w:t xml:space="preserve"> </w:t>
      </w:r>
    </w:p>
    <w:p w14:paraId="6B706B64" w14:textId="77777777" w:rsidR="00860DA1" w:rsidRDefault="00860DA1" w:rsidP="00802703">
      <w:pPr>
        <w:rPr>
          <w:rFonts w:ascii="Times" w:hAnsi="Times" w:cs="Times"/>
          <w:sz w:val="24"/>
          <w:szCs w:val="24"/>
          <w:lang w:eastAsia="en-US"/>
        </w:rPr>
      </w:pPr>
      <w:r>
        <w:rPr>
          <w:lang w:eastAsia="en-US"/>
        </w:rPr>
        <w:t xml:space="preserve">La demande est alors récupérée au sein du CDS par le responsable de domaine concerné. </w:t>
      </w:r>
      <w:r w:rsidR="002667AF">
        <w:rPr>
          <w:lang w:eastAsia="en-US"/>
        </w:rPr>
        <w:t xml:space="preserve">A ce moment </w:t>
      </w:r>
      <w:r w:rsidR="00AE46EB">
        <w:rPr>
          <w:lang w:eastAsia="en-US"/>
        </w:rPr>
        <w:t>l</w:t>
      </w:r>
      <w:r>
        <w:rPr>
          <w:lang w:eastAsia="en-US"/>
        </w:rPr>
        <w:t xml:space="preserve">a demande </w:t>
      </w:r>
      <w:r w:rsidR="002667AF">
        <w:rPr>
          <w:lang w:eastAsia="en-US"/>
        </w:rPr>
        <w:t xml:space="preserve">est analysée, en particulier </w:t>
      </w:r>
      <w:r>
        <w:rPr>
          <w:lang w:eastAsia="en-US"/>
        </w:rPr>
        <w:t>les SFD. Si celles-ci ne sont pas assez précises et/ou pas assez explicites, le CDS peut demander des précision</w:t>
      </w:r>
      <w:r w:rsidR="00802703">
        <w:rPr>
          <w:lang w:eastAsia="en-US"/>
        </w:rPr>
        <w:t>s</w:t>
      </w:r>
      <w:r>
        <w:rPr>
          <w:lang w:eastAsia="en-US"/>
        </w:rPr>
        <w:t xml:space="preserve"> via un Fichier Questions-Réponses (FQR)</w:t>
      </w:r>
      <w:r w:rsidR="00802703">
        <w:rPr>
          <w:lang w:eastAsia="en-US"/>
        </w:rPr>
        <w:t xml:space="preserve">, ou la refuser s’il estime la demande impossible à réaliser ou </w:t>
      </w:r>
      <w:r w:rsidR="002667AF">
        <w:rPr>
          <w:lang w:eastAsia="en-US"/>
        </w:rPr>
        <w:t xml:space="preserve">si </w:t>
      </w:r>
      <w:r w:rsidR="00802703">
        <w:rPr>
          <w:lang w:eastAsia="en-US"/>
        </w:rPr>
        <w:t>elle n’entre pas dans son domaine d’activité</w:t>
      </w:r>
      <w:r>
        <w:rPr>
          <w:lang w:eastAsia="en-US"/>
        </w:rPr>
        <w:t xml:space="preserve">. En revanche si les documents fournis sont suffisants, le CDS analyse la demande et estime le temps de production qu’il transmet ensuite au client via GODEC. Le </w:t>
      </w:r>
      <w:r w:rsidR="00604857">
        <w:rPr>
          <w:lang w:eastAsia="en-US"/>
        </w:rPr>
        <w:t>CDS doit également fournir des Spécifications T</w:t>
      </w:r>
      <w:r>
        <w:rPr>
          <w:lang w:eastAsia="en-US"/>
        </w:rPr>
        <w:t>echni</w:t>
      </w:r>
      <w:r w:rsidR="00604857">
        <w:rPr>
          <w:lang w:eastAsia="en-US"/>
        </w:rPr>
        <w:t>ques D</w:t>
      </w:r>
      <w:r>
        <w:rPr>
          <w:lang w:eastAsia="en-US"/>
        </w:rPr>
        <w:t xml:space="preserve">étaillées (STD) afin d’expliquer au client la façon de répondre au besoin. </w:t>
      </w:r>
    </w:p>
    <w:p w14:paraId="52D4DF0D" w14:textId="77777777" w:rsidR="00802703" w:rsidRDefault="00802703" w:rsidP="00802703">
      <w:pPr>
        <w:pStyle w:val="Titre2"/>
        <w:rPr>
          <w:lang w:eastAsia="en-US"/>
        </w:rPr>
      </w:pPr>
      <w:bookmarkStart w:id="37" w:name="_Toc428396104"/>
      <w:r>
        <w:rPr>
          <w:lang w:eastAsia="en-US"/>
        </w:rPr>
        <w:lastRenderedPageBreak/>
        <w:t>Réception du chiffrage par le client</w:t>
      </w:r>
      <w:bookmarkEnd w:id="37"/>
    </w:p>
    <w:p w14:paraId="4B7DDC26" w14:textId="77777777" w:rsidR="00802703" w:rsidRDefault="00802703" w:rsidP="00802703">
      <w:pPr>
        <w:rPr>
          <w:rFonts w:ascii="Times" w:hAnsi="Times" w:cs="Times"/>
          <w:sz w:val="24"/>
          <w:szCs w:val="24"/>
          <w:lang w:eastAsia="en-US"/>
        </w:rPr>
      </w:pPr>
      <w:r>
        <w:rPr>
          <w:lang w:eastAsia="en-US"/>
        </w:rPr>
        <w:t>Le client a la possibilité d’accepter ou de refuser le chiffrage et les STD proposés par le CDS. Si celui-ci refuse, la demande est clôturée et s’il accepte il transmet son accord au CDS toujours via GODEC.</w:t>
      </w:r>
    </w:p>
    <w:p w14:paraId="36738342" w14:textId="77777777" w:rsidR="00802703" w:rsidRDefault="00802703" w:rsidP="00802703">
      <w:pPr>
        <w:pStyle w:val="Titre2"/>
        <w:rPr>
          <w:lang w:eastAsia="en-US"/>
        </w:rPr>
      </w:pPr>
      <w:bookmarkStart w:id="38" w:name="_Toc428396105"/>
      <w:r>
        <w:rPr>
          <w:lang w:eastAsia="en-US"/>
        </w:rPr>
        <w:t>Développement</w:t>
      </w:r>
      <w:bookmarkEnd w:id="38"/>
    </w:p>
    <w:p w14:paraId="087F5292" w14:textId="77777777" w:rsidR="00143C74" w:rsidRDefault="00802703" w:rsidP="00802703">
      <w:pPr>
        <w:rPr>
          <w:lang w:eastAsia="en-US"/>
        </w:rPr>
      </w:pPr>
      <w:r>
        <w:rPr>
          <w:lang w:eastAsia="en-US"/>
        </w:rPr>
        <w:t xml:space="preserve">Le responsable de domaine attribue à un développeur la demande afin que celui-ci débute les développements. </w:t>
      </w:r>
      <w:r w:rsidR="00F00CFD">
        <w:rPr>
          <w:lang w:eastAsia="en-US"/>
        </w:rPr>
        <w:t>De manière générale,</w:t>
      </w:r>
      <w:r>
        <w:rPr>
          <w:lang w:eastAsia="en-US"/>
        </w:rPr>
        <w:t xml:space="preserve"> l’attribution de la demande se fait généralement au développeur qui </w:t>
      </w:r>
      <w:r w:rsidR="00143C74">
        <w:rPr>
          <w:lang w:eastAsia="en-US"/>
        </w:rPr>
        <w:t xml:space="preserve">a analysé et chiffré celle-ci. </w:t>
      </w:r>
    </w:p>
    <w:p w14:paraId="178F6B7B" w14:textId="77777777" w:rsidR="00143C74" w:rsidRDefault="00143C74" w:rsidP="00802703">
      <w:pPr>
        <w:rPr>
          <w:lang w:eastAsia="en-US"/>
        </w:rPr>
      </w:pPr>
    </w:p>
    <w:p w14:paraId="741B0940" w14:textId="77777777" w:rsidR="00802703" w:rsidRDefault="00802703" w:rsidP="00802703">
      <w:pPr>
        <w:rPr>
          <w:rFonts w:ascii="Times" w:hAnsi="Times" w:cs="Times"/>
          <w:sz w:val="24"/>
          <w:szCs w:val="24"/>
          <w:lang w:eastAsia="en-US"/>
        </w:rPr>
      </w:pPr>
      <w:r>
        <w:rPr>
          <w:lang w:eastAsia="en-US"/>
        </w:rPr>
        <w:t>De plus</w:t>
      </w:r>
      <w:r w:rsidR="00F00CFD">
        <w:rPr>
          <w:lang w:eastAsia="en-US"/>
        </w:rPr>
        <w:t>,</w:t>
      </w:r>
      <w:r>
        <w:rPr>
          <w:lang w:eastAsia="en-US"/>
        </w:rPr>
        <w:t xml:space="preserve"> cette demande est dupliquée dans un outil de gestion de demandes interne à SOPRA STERIA : JIRA. Le fait de dupliquer une demande de JIRA permet de suivre son avancement. En effet</w:t>
      </w:r>
      <w:r w:rsidR="00F00CFD">
        <w:rPr>
          <w:lang w:eastAsia="en-US"/>
        </w:rPr>
        <w:t>,</w:t>
      </w:r>
      <w:r>
        <w:rPr>
          <w:lang w:eastAsia="en-US"/>
        </w:rPr>
        <w:t xml:space="preserve"> elle est toujours associée à un état obligatoirement mis à jour à chaque fois </w:t>
      </w:r>
      <w:r w:rsidR="00F00CFD">
        <w:rPr>
          <w:lang w:eastAsia="en-US"/>
        </w:rPr>
        <w:t>qu’elle</w:t>
      </w:r>
      <w:r>
        <w:rPr>
          <w:lang w:eastAsia="en-US"/>
        </w:rPr>
        <w:t xml:space="preserve"> subit un événement tel que : chiffrée, prise en compte, démarrée,</w:t>
      </w:r>
      <w:r w:rsidR="00143C74">
        <w:rPr>
          <w:lang w:eastAsia="en-US"/>
        </w:rPr>
        <w:t xml:space="preserve"> terminée, qualifiée, livrée, …</w:t>
      </w:r>
      <w:r>
        <w:rPr>
          <w:lang w:eastAsia="en-US"/>
        </w:rPr>
        <w:t xml:space="preserve"> </w:t>
      </w:r>
    </w:p>
    <w:p w14:paraId="4C3EC599" w14:textId="77777777" w:rsidR="00802703" w:rsidRDefault="00802703" w:rsidP="00802703">
      <w:pPr>
        <w:pStyle w:val="Titre2"/>
        <w:rPr>
          <w:lang w:eastAsia="en-US"/>
        </w:rPr>
      </w:pPr>
      <w:bookmarkStart w:id="39" w:name="_Toc428396106"/>
      <w:r>
        <w:rPr>
          <w:lang w:eastAsia="en-US"/>
        </w:rPr>
        <w:t>Test</w:t>
      </w:r>
      <w:r w:rsidR="00604857">
        <w:rPr>
          <w:lang w:eastAsia="en-US"/>
        </w:rPr>
        <w:t>s unitaires</w:t>
      </w:r>
      <w:bookmarkEnd w:id="39"/>
    </w:p>
    <w:p w14:paraId="1F2F6769" w14:textId="77777777" w:rsidR="00802703" w:rsidRDefault="00802703" w:rsidP="00802703">
      <w:pPr>
        <w:rPr>
          <w:lang w:eastAsia="en-US"/>
        </w:rPr>
      </w:pPr>
      <w:r>
        <w:rPr>
          <w:lang w:eastAsia="en-US"/>
        </w:rPr>
        <w:t xml:space="preserve">Une fois les développements terminés, le développeur doit tester la demande dans son intégralité. Pour cela, </w:t>
      </w:r>
      <w:r w:rsidR="00143C74">
        <w:rPr>
          <w:lang w:eastAsia="en-US"/>
        </w:rPr>
        <w:t>un fichier type</w:t>
      </w:r>
      <w:r>
        <w:rPr>
          <w:lang w:eastAsia="en-US"/>
        </w:rPr>
        <w:t xml:space="preserve"> est utilisé. Il faut dans celui-ci rédiger </w:t>
      </w:r>
      <w:r w:rsidR="00143C74">
        <w:rPr>
          <w:lang w:eastAsia="en-US"/>
        </w:rPr>
        <w:t xml:space="preserve">le déroulement de chaque test avec </w:t>
      </w:r>
      <w:r w:rsidR="00F00CFD">
        <w:rPr>
          <w:lang w:eastAsia="en-US"/>
        </w:rPr>
        <w:t xml:space="preserve">ses </w:t>
      </w:r>
      <w:r w:rsidR="00143C74">
        <w:rPr>
          <w:lang w:eastAsia="en-US"/>
        </w:rPr>
        <w:t>prérequis</w:t>
      </w:r>
      <w:r w:rsidR="00F00CFD">
        <w:rPr>
          <w:lang w:eastAsia="en-US"/>
        </w:rPr>
        <w:t xml:space="preserve">, </w:t>
      </w:r>
      <w:r w:rsidR="00143C74">
        <w:rPr>
          <w:lang w:eastAsia="en-US"/>
        </w:rPr>
        <w:t>les résultats attendus et rappeler la demande client</w:t>
      </w:r>
      <w:r>
        <w:rPr>
          <w:lang w:eastAsia="en-US"/>
        </w:rPr>
        <w:t xml:space="preserve">. </w:t>
      </w:r>
    </w:p>
    <w:p w14:paraId="789EDF0A" w14:textId="77777777" w:rsidR="00802703" w:rsidRDefault="00802703" w:rsidP="00802703">
      <w:pPr>
        <w:pStyle w:val="Titre2"/>
        <w:rPr>
          <w:lang w:eastAsia="en-US"/>
        </w:rPr>
      </w:pPr>
      <w:bookmarkStart w:id="40" w:name="_Toc428396107"/>
      <w:r>
        <w:rPr>
          <w:lang w:eastAsia="en-US"/>
        </w:rPr>
        <w:t>Test</w:t>
      </w:r>
      <w:r w:rsidR="00604857">
        <w:rPr>
          <w:lang w:eastAsia="en-US"/>
        </w:rPr>
        <w:t>s d’assemblage</w:t>
      </w:r>
      <w:bookmarkEnd w:id="40"/>
    </w:p>
    <w:p w14:paraId="01DF6FCF" w14:textId="77777777" w:rsidR="00802703" w:rsidRPr="00802703" w:rsidRDefault="00802703" w:rsidP="00802703">
      <w:pPr>
        <w:rPr>
          <w:lang w:eastAsia="en-US"/>
        </w:rPr>
      </w:pPr>
      <w:r>
        <w:rPr>
          <w:lang w:eastAsia="en-US"/>
        </w:rPr>
        <w:t>Une autre étape très importante apparaît alors : la qualification. Cette étape consiste en la réalisation de tests sur la tâche par une personne autre que le développeur</w:t>
      </w:r>
      <w:r w:rsidR="00143C74">
        <w:rPr>
          <w:lang w:eastAsia="en-US"/>
        </w:rPr>
        <w:t>, ce sont des tests dits croisés</w:t>
      </w:r>
      <w:r>
        <w:rPr>
          <w:lang w:eastAsia="en-US"/>
        </w:rPr>
        <w:t>. Cette personne peut aussi bien être le chef de projet qu’un autre développeur du projet.</w:t>
      </w:r>
    </w:p>
    <w:p w14:paraId="73D0FE56" w14:textId="77777777" w:rsidR="00802703" w:rsidRPr="00802703" w:rsidRDefault="00802703" w:rsidP="00802703">
      <w:pPr>
        <w:pStyle w:val="Titre2"/>
        <w:rPr>
          <w:lang w:eastAsia="en-US"/>
        </w:rPr>
      </w:pPr>
      <w:bookmarkStart w:id="41" w:name="_Toc428396108"/>
      <w:r>
        <w:rPr>
          <w:lang w:eastAsia="en-US"/>
        </w:rPr>
        <w:lastRenderedPageBreak/>
        <w:t>Gestion de sources</w:t>
      </w:r>
      <w:bookmarkEnd w:id="41"/>
    </w:p>
    <w:p w14:paraId="33BA148B" w14:textId="77777777" w:rsidR="00802703" w:rsidRPr="00802703" w:rsidRDefault="00802703" w:rsidP="003B03AF">
      <w:pPr>
        <w:widowControl w:val="0"/>
        <w:autoSpaceDE w:val="0"/>
        <w:autoSpaceDN w:val="0"/>
        <w:adjustRightInd w:val="0"/>
        <w:spacing w:before="0" w:after="240"/>
        <w:rPr>
          <w:rFonts w:ascii="Helvetica" w:hAnsi="Helvetica" w:cs="Helvetica"/>
          <w:sz w:val="32"/>
          <w:szCs w:val="32"/>
          <w:lang w:eastAsia="en-US"/>
        </w:rPr>
      </w:pPr>
      <w:r w:rsidRPr="002E4F17">
        <w:t>Une fois les tests terminés et validés, le développeur dépose son c</w:t>
      </w:r>
      <w:r w:rsidR="003B03AF">
        <w:t>ode dans un outil de gestion de s</w:t>
      </w:r>
      <w:r w:rsidRPr="002E4F17">
        <w:t>ources tel que SVN. Cet outil permet à plusieurs développ</w:t>
      </w:r>
      <w:r w:rsidR="003B03AF">
        <w:t>eurs de travailler sur la même a</w:t>
      </w:r>
      <w:r w:rsidRPr="002E4F17">
        <w:t>pplication en même temps sans que les modifications de code effectuées par l’un d’eux puissent impacter celles d’un autre.</w:t>
      </w:r>
      <w:r w:rsidR="00335D43">
        <w:t xml:space="preserve"> </w:t>
      </w:r>
    </w:p>
    <w:p w14:paraId="04B2E740" w14:textId="77777777" w:rsidR="00802703" w:rsidRPr="00802703" w:rsidRDefault="00802703" w:rsidP="00802703">
      <w:pPr>
        <w:pStyle w:val="Titre2"/>
        <w:rPr>
          <w:lang w:eastAsia="en-US"/>
        </w:rPr>
      </w:pPr>
      <w:bookmarkStart w:id="42" w:name="_Toc428396109"/>
      <w:r>
        <w:rPr>
          <w:lang w:eastAsia="en-US"/>
        </w:rPr>
        <w:t>Livraison</w:t>
      </w:r>
      <w:bookmarkEnd w:id="42"/>
    </w:p>
    <w:p w14:paraId="5E5E320D" w14:textId="77777777" w:rsidR="00802703" w:rsidRPr="003B03AF" w:rsidRDefault="00802703" w:rsidP="002E4F17">
      <w:pPr>
        <w:rPr>
          <w:lang w:eastAsia="en-US"/>
        </w:rPr>
      </w:pPr>
      <w:r w:rsidRPr="003B03AF">
        <w:rPr>
          <w:lang w:eastAsia="en-US"/>
        </w:rPr>
        <w:t>Vient maintenant le moment de la livraison au client. Une livraison contient généralement plusieurs tâches réalisées. Pour chacune des livraisons un périmètre est fixé. Ce périmètre représente un ensemble de tâches qui ont été définies lors d’une réunion hebdomadaire : le comité de domaine. Au comité de domaine sont toujours présents le responsable technique (MOE), le responsable fonctionnel (MOA), le responsable de domaine, le chef de projet et les développeurs du domaine d’applications s’ils le souhaitent.</w:t>
      </w:r>
    </w:p>
    <w:p w14:paraId="5EB31894" w14:textId="77777777" w:rsidR="00802703" w:rsidRPr="003B03AF" w:rsidRDefault="00802703" w:rsidP="002E4F17">
      <w:pPr>
        <w:rPr>
          <w:lang w:eastAsia="en-US"/>
        </w:rPr>
      </w:pPr>
    </w:p>
    <w:p w14:paraId="17C2C946" w14:textId="77777777" w:rsidR="00802703" w:rsidRDefault="00802703" w:rsidP="002E4F17">
      <w:pPr>
        <w:rPr>
          <w:lang w:eastAsia="en-US"/>
        </w:rPr>
      </w:pPr>
      <w:r w:rsidRPr="003B03AF">
        <w:rPr>
          <w:lang w:eastAsia="en-US"/>
        </w:rPr>
        <w:t>Lors d’une livraison, l’ensemble du code doit être enregistré dans un tag dans l’outil de gestion de sources. Le contenu de ce tag doit ensuite être exporté sur le serveur dans un répertoire de livraison particulier. Est associé à la livraison</w:t>
      </w:r>
      <w:r w:rsidR="00604857">
        <w:rPr>
          <w:lang w:eastAsia="en-US"/>
        </w:rPr>
        <w:t>,</w:t>
      </w:r>
      <w:r w:rsidRPr="003B03AF">
        <w:rPr>
          <w:lang w:eastAsia="en-US"/>
        </w:rPr>
        <w:t xml:space="preserve"> un bon de livraison qui est en quelque sorte un résumé de son contenu dont suit le détail.</w:t>
      </w:r>
    </w:p>
    <w:p w14:paraId="26B03E4D" w14:textId="77777777" w:rsidR="00143C74" w:rsidRPr="003B03AF" w:rsidRDefault="00143C74" w:rsidP="002E4F17">
      <w:pPr>
        <w:rPr>
          <w:rFonts w:cs="Times"/>
          <w:sz w:val="24"/>
          <w:szCs w:val="24"/>
          <w:lang w:eastAsia="en-US"/>
        </w:rPr>
      </w:pPr>
    </w:p>
    <w:p w14:paraId="5252C878" w14:textId="77777777" w:rsidR="00604857" w:rsidRDefault="00604857" w:rsidP="00627DD0">
      <w:pPr>
        <w:pStyle w:val="Pardeliste"/>
        <w:numPr>
          <w:ilvl w:val="0"/>
          <w:numId w:val="8"/>
        </w:numPr>
        <w:rPr>
          <w:lang w:eastAsia="en-US"/>
        </w:rPr>
        <w:pPrChange w:id="43" w:author="Utilisateur de Microsoft Office" w:date="2015-08-28T18:57:00Z">
          <w:pPr>
            <w:pStyle w:val="Pardeliste"/>
            <w:numPr>
              <w:numId w:val="49"/>
            </w:numPr>
            <w:tabs>
              <w:tab w:val="num" w:pos="360"/>
            </w:tabs>
          </w:pPr>
        </w:pPrChange>
      </w:pPr>
      <w:r>
        <w:rPr>
          <w:lang w:eastAsia="en-US"/>
        </w:rPr>
        <w:t>L</w:t>
      </w:r>
      <w:r w:rsidR="00802703" w:rsidRPr="003B03AF">
        <w:rPr>
          <w:lang w:eastAsia="en-US"/>
        </w:rPr>
        <w:t>a liste des tâches évolutives</w:t>
      </w:r>
    </w:p>
    <w:p w14:paraId="4CE17BC9" w14:textId="77777777" w:rsidR="00604857" w:rsidRDefault="00604857" w:rsidP="00627DD0">
      <w:pPr>
        <w:pStyle w:val="Pardeliste"/>
        <w:numPr>
          <w:ilvl w:val="0"/>
          <w:numId w:val="8"/>
        </w:numPr>
        <w:rPr>
          <w:lang w:eastAsia="en-US"/>
        </w:rPr>
        <w:pPrChange w:id="44" w:author="Utilisateur de Microsoft Office" w:date="2015-08-28T18:57:00Z">
          <w:pPr>
            <w:pStyle w:val="Pardeliste"/>
            <w:numPr>
              <w:numId w:val="49"/>
            </w:numPr>
            <w:tabs>
              <w:tab w:val="num" w:pos="360"/>
            </w:tabs>
          </w:pPr>
        </w:pPrChange>
      </w:pPr>
      <w:r>
        <w:rPr>
          <w:lang w:eastAsia="en-US"/>
        </w:rPr>
        <w:t>L</w:t>
      </w:r>
      <w:r w:rsidR="00802703" w:rsidRPr="003B03AF">
        <w:rPr>
          <w:lang w:eastAsia="en-US"/>
        </w:rPr>
        <w:t>a liste des tâches correctives</w:t>
      </w:r>
    </w:p>
    <w:p w14:paraId="01569FD8" w14:textId="77777777" w:rsidR="00604857" w:rsidRDefault="00604857" w:rsidP="00627DD0">
      <w:pPr>
        <w:pStyle w:val="Pardeliste"/>
        <w:numPr>
          <w:ilvl w:val="0"/>
          <w:numId w:val="8"/>
        </w:numPr>
        <w:rPr>
          <w:lang w:eastAsia="en-US"/>
        </w:rPr>
        <w:pPrChange w:id="45" w:author="Utilisateur de Microsoft Office" w:date="2015-08-28T18:57:00Z">
          <w:pPr>
            <w:pStyle w:val="Pardeliste"/>
            <w:numPr>
              <w:numId w:val="49"/>
            </w:numPr>
            <w:tabs>
              <w:tab w:val="num" w:pos="360"/>
            </w:tabs>
          </w:pPr>
        </w:pPrChange>
      </w:pPr>
      <w:r>
        <w:rPr>
          <w:lang w:eastAsia="en-US"/>
        </w:rPr>
        <w:t>L</w:t>
      </w:r>
      <w:r w:rsidR="00802703" w:rsidRPr="003B03AF">
        <w:rPr>
          <w:lang w:eastAsia="en-US"/>
        </w:rPr>
        <w:t xml:space="preserve">a liste des tâches </w:t>
      </w:r>
      <w:r w:rsidRPr="003B03AF">
        <w:rPr>
          <w:lang w:eastAsia="en-US"/>
        </w:rPr>
        <w:t>de la version non commencée</w:t>
      </w:r>
    </w:p>
    <w:p w14:paraId="733EE26E" w14:textId="77777777" w:rsidR="00604857" w:rsidRDefault="00604857" w:rsidP="00627DD0">
      <w:pPr>
        <w:pStyle w:val="Pardeliste"/>
        <w:numPr>
          <w:ilvl w:val="0"/>
          <w:numId w:val="8"/>
        </w:numPr>
        <w:rPr>
          <w:lang w:eastAsia="en-US"/>
        </w:rPr>
        <w:pPrChange w:id="46" w:author="Utilisateur de Microsoft Office" w:date="2015-08-28T18:57:00Z">
          <w:pPr>
            <w:pStyle w:val="Pardeliste"/>
            <w:numPr>
              <w:numId w:val="49"/>
            </w:numPr>
            <w:tabs>
              <w:tab w:val="num" w:pos="360"/>
            </w:tabs>
          </w:pPr>
        </w:pPrChange>
      </w:pPr>
      <w:r>
        <w:rPr>
          <w:lang w:eastAsia="en-US"/>
        </w:rPr>
        <w:t>L</w:t>
      </w:r>
      <w:r w:rsidR="00802703" w:rsidRPr="003B03AF">
        <w:rPr>
          <w:lang w:eastAsia="en-US"/>
        </w:rPr>
        <w:t xml:space="preserve">e numéro de tag associé à la livraison </w:t>
      </w:r>
    </w:p>
    <w:p w14:paraId="4E81824F" w14:textId="77777777" w:rsidR="00604857" w:rsidRDefault="00604857" w:rsidP="00627DD0">
      <w:pPr>
        <w:pStyle w:val="Pardeliste"/>
        <w:numPr>
          <w:ilvl w:val="0"/>
          <w:numId w:val="8"/>
        </w:numPr>
        <w:rPr>
          <w:lang w:eastAsia="en-US"/>
        </w:rPr>
        <w:pPrChange w:id="47" w:author="Utilisateur de Microsoft Office" w:date="2015-08-28T18:57:00Z">
          <w:pPr>
            <w:pStyle w:val="Pardeliste"/>
            <w:numPr>
              <w:numId w:val="49"/>
            </w:numPr>
            <w:tabs>
              <w:tab w:val="num" w:pos="360"/>
            </w:tabs>
          </w:pPr>
        </w:pPrChange>
      </w:pPr>
      <w:r>
        <w:rPr>
          <w:lang w:eastAsia="en-US"/>
        </w:rPr>
        <w:t>L</w:t>
      </w:r>
      <w:r w:rsidR="00802703" w:rsidRPr="003B03AF">
        <w:rPr>
          <w:lang w:eastAsia="en-US"/>
        </w:rPr>
        <w:t>e numéro des STD associées à la livraison</w:t>
      </w:r>
    </w:p>
    <w:p w14:paraId="5970E8BD" w14:textId="77777777" w:rsidR="00377E6E" w:rsidRDefault="00377E6E" w:rsidP="00377E6E">
      <w:pPr>
        <w:pStyle w:val="Pardeliste"/>
        <w:rPr>
          <w:lang w:eastAsia="en-US"/>
        </w:rPr>
      </w:pPr>
    </w:p>
    <w:p w14:paraId="5B9D84E8" w14:textId="77777777" w:rsidR="00604857" w:rsidRPr="003B03AF" w:rsidRDefault="00604857" w:rsidP="00604857">
      <w:pPr>
        <w:rPr>
          <w:lang w:eastAsia="en-US"/>
        </w:rPr>
      </w:pPr>
      <w:r>
        <w:rPr>
          <w:lang w:eastAsia="en-US"/>
        </w:rPr>
        <w:t>En plus de ce bon</w:t>
      </w:r>
      <w:r w:rsidR="00335D43">
        <w:rPr>
          <w:lang w:eastAsia="en-US"/>
        </w:rPr>
        <w:t>,</w:t>
      </w:r>
      <w:r>
        <w:rPr>
          <w:lang w:eastAsia="en-US"/>
        </w:rPr>
        <w:t xml:space="preserve"> le CDS fournit également un rappel des STD, des FQR s’il y en a, un dossier de programmation qui explique les méthodes de programmation utilisées sur l’application et les fichiers de tests unitaires et de tests d’assemblage.</w:t>
      </w:r>
    </w:p>
    <w:p w14:paraId="4500A7D9" w14:textId="77777777" w:rsidR="002E4F17" w:rsidRDefault="002E4F17" w:rsidP="002E4F17">
      <w:pPr>
        <w:pStyle w:val="Titre2"/>
        <w:rPr>
          <w:lang w:eastAsia="en-US"/>
        </w:rPr>
      </w:pPr>
      <w:bookmarkStart w:id="48" w:name="_Toc428396110"/>
      <w:r>
        <w:rPr>
          <w:lang w:eastAsia="en-US"/>
        </w:rPr>
        <w:lastRenderedPageBreak/>
        <w:t>Retour de recette</w:t>
      </w:r>
      <w:bookmarkEnd w:id="48"/>
    </w:p>
    <w:p w14:paraId="45341B6E" w14:textId="77777777" w:rsidR="00802703" w:rsidRPr="003B03AF" w:rsidRDefault="00802703" w:rsidP="002E4F17">
      <w:pPr>
        <w:rPr>
          <w:lang w:eastAsia="en-US"/>
        </w:rPr>
      </w:pPr>
      <w:r w:rsidRPr="003B03AF">
        <w:rPr>
          <w:lang w:eastAsia="en-US"/>
        </w:rPr>
        <w:t xml:space="preserve">Le client fait une série de tests sur les tâches qui lui ont été livrées. Si cela correspond à ses attentes alors la livraison est acceptée sinon il nous fait un retour en expliquant les différences entre la livraison et l’attendu.  </w:t>
      </w:r>
    </w:p>
    <w:p w14:paraId="7B0D1E81" w14:textId="77777777" w:rsidR="002E4F17" w:rsidRPr="003B03AF" w:rsidRDefault="002E4F17" w:rsidP="002E4F17">
      <w:pPr>
        <w:rPr>
          <w:rFonts w:cs="Times"/>
          <w:lang w:eastAsia="en-US"/>
        </w:rPr>
      </w:pPr>
    </w:p>
    <w:p w14:paraId="41582902" w14:textId="77777777" w:rsidR="00860DA1" w:rsidRPr="003B03AF" w:rsidRDefault="00802703" w:rsidP="00860DA1">
      <w:pPr>
        <w:rPr>
          <w:rFonts w:cs="Times"/>
          <w:lang w:eastAsia="en-US"/>
        </w:rPr>
      </w:pPr>
      <w:r w:rsidRPr="003B03AF">
        <w:rPr>
          <w:lang w:eastAsia="en-US"/>
        </w:rPr>
        <w:t>Durant mon stage j’ai eu l’occasion de participer à quasiment l’ensemble de ces tâches</w:t>
      </w:r>
      <w:r w:rsidR="00335D43">
        <w:rPr>
          <w:lang w:eastAsia="en-US"/>
        </w:rPr>
        <w:t>,</w:t>
      </w:r>
      <w:r w:rsidRPr="003B03AF">
        <w:rPr>
          <w:lang w:eastAsia="en-US"/>
        </w:rPr>
        <w:t xml:space="preserve"> ce qui m’a permis de voir et comprendre le cheminement complet d’une demande de sa création à sa livraison. </w:t>
      </w:r>
      <w:r w:rsidR="00335D43">
        <w:rPr>
          <w:lang w:eastAsia="en-US"/>
        </w:rPr>
        <w:t>Il est beaucoup plus</w:t>
      </w:r>
      <w:r w:rsidRPr="003B03AF">
        <w:rPr>
          <w:lang w:eastAsia="en-US"/>
        </w:rPr>
        <w:t xml:space="preserve"> intéressant de suivre l’évolution d’une demande dans son intégralité, </w:t>
      </w:r>
      <w:r w:rsidR="00335D43">
        <w:rPr>
          <w:lang w:eastAsia="en-US"/>
        </w:rPr>
        <w:t xml:space="preserve">car </w:t>
      </w:r>
      <w:r w:rsidRPr="003B03AF">
        <w:rPr>
          <w:lang w:eastAsia="en-US"/>
        </w:rPr>
        <w:t>ce</w:t>
      </w:r>
      <w:r w:rsidR="00335D43">
        <w:rPr>
          <w:lang w:eastAsia="en-US"/>
        </w:rPr>
        <w:t>la</w:t>
      </w:r>
      <w:r w:rsidRPr="003B03AF">
        <w:rPr>
          <w:lang w:eastAsia="en-US"/>
        </w:rPr>
        <w:t xml:space="preserve"> permet de mieux comprendre l’objet du besoin. Cependant j’ai eu quelques difficultés à chiffrer des demandes car je pense qu’il faut particulièrement bien connaître l’application pour avoir un chiffrage au plus près de la réalité, mais avec le temps et l</w:t>
      </w:r>
      <w:r w:rsidR="00335D43">
        <w:rPr>
          <w:lang w:eastAsia="en-US"/>
        </w:rPr>
        <w:t>’</w:t>
      </w:r>
      <w:r w:rsidR="00AE46EB">
        <w:rPr>
          <w:lang w:eastAsia="en-US"/>
        </w:rPr>
        <w:t>évolution</w:t>
      </w:r>
      <w:r w:rsidR="00335D43">
        <w:rPr>
          <w:lang w:eastAsia="en-US"/>
        </w:rPr>
        <w:t xml:space="preserve"> de mes compétences,</w:t>
      </w:r>
      <w:r w:rsidRPr="003B03AF">
        <w:rPr>
          <w:lang w:eastAsia="en-US"/>
        </w:rPr>
        <w:t xml:space="preserve"> bien technique</w:t>
      </w:r>
      <w:r w:rsidR="00335D43">
        <w:rPr>
          <w:lang w:eastAsia="en-US"/>
        </w:rPr>
        <w:t>s</w:t>
      </w:r>
      <w:r w:rsidRPr="003B03AF">
        <w:rPr>
          <w:lang w:eastAsia="en-US"/>
        </w:rPr>
        <w:t xml:space="preserve"> que fonctionnelle</w:t>
      </w:r>
      <w:r w:rsidR="00335D43">
        <w:rPr>
          <w:lang w:eastAsia="en-US"/>
        </w:rPr>
        <w:t>s</w:t>
      </w:r>
      <w:r w:rsidRPr="003B03AF">
        <w:rPr>
          <w:lang w:eastAsia="en-US"/>
        </w:rPr>
        <w:t>, j’ai pu acqué</w:t>
      </w:r>
      <w:r w:rsidR="002E4F17" w:rsidRPr="003B03AF">
        <w:rPr>
          <w:lang w:eastAsia="en-US"/>
        </w:rPr>
        <w:t>rir de bons points de repères.</w:t>
      </w:r>
    </w:p>
    <w:p w14:paraId="6E2A0C2A" w14:textId="77777777" w:rsidR="00AA3057" w:rsidRDefault="00AA3057" w:rsidP="00820EEE">
      <w:pPr>
        <w:rPr>
          <w:lang w:eastAsia="en-US"/>
        </w:rPr>
      </w:pPr>
      <w:r>
        <w:rPr>
          <w:lang w:eastAsia="en-US"/>
        </w:rPr>
        <w:br w:type="page"/>
      </w:r>
    </w:p>
    <w:p w14:paraId="5E218A50" w14:textId="77777777" w:rsidR="00351B71" w:rsidRDefault="00351B71" w:rsidP="00351B71">
      <w:pPr>
        <w:pStyle w:val="Titre1"/>
        <w:rPr>
          <w:lang w:eastAsia="en-US"/>
        </w:rPr>
      </w:pPr>
      <w:bookmarkStart w:id="49" w:name="_Toc428396111"/>
      <w:r>
        <w:rPr>
          <w:lang w:eastAsia="en-US"/>
        </w:rPr>
        <w:lastRenderedPageBreak/>
        <w:t>Apports du stage</w:t>
      </w:r>
      <w:bookmarkEnd w:id="49"/>
    </w:p>
    <w:p w14:paraId="47C3FDFF" w14:textId="77777777" w:rsidR="00351B71" w:rsidRDefault="00351B71" w:rsidP="00351B71">
      <w:pPr>
        <w:rPr>
          <w:lang w:eastAsia="en-US"/>
        </w:rPr>
      </w:pPr>
    </w:p>
    <w:p w14:paraId="44F3FECC" w14:textId="77777777" w:rsidR="00351B71" w:rsidRPr="00351B71" w:rsidRDefault="00351B71" w:rsidP="00351B71">
      <w:pPr>
        <w:rPr>
          <w:rFonts w:ascii="Times" w:hAnsi="Times" w:cs="Times"/>
          <w:sz w:val="24"/>
          <w:szCs w:val="24"/>
          <w:lang w:eastAsia="en-US"/>
        </w:rPr>
      </w:pPr>
      <w:r>
        <w:rPr>
          <w:lang w:eastAsia="en-US"/>
        </w:rPr>
        <w:t>Lors d’un stage</w:t>
      </w:r>
      <w:r w:rsidR="00602401">
        <w:rPr>
          <w:lang w:eastAsia="en-US"/>
        </w:rPr>
        <w:t>,</w:t>
      </w:r>
      <w:r>
        <w:rPr>
          <w:lang w:eastAsia="en-US"/>
        </w:rPr>
        <w:t xml:space="preserve"> il y a toujours certains aspects qui ressortent, qu’ils soient négatifs ou positifs. Je pense donc qu’il est important d’analyser les difficultés surmontées ainsi que les bénéfices apportés par ce stage de fin d’études. </w:t>
      </w:r>
    </w:p>
    <w:p w14:paraId="5F82A5CF" w14:textId="77777777" w:rsidR="00351B71" w:rsidRDefault="00351B71" w:rsidP="00351B71">
      <w:pPr>
        <w:pStyle w:val="Titre2"/>
        <w:rPr>
          <w:lang w:eastAsia="en-US"/>
        </w:rPr>
      </w:pPr>
      <w:bookmarkStart w:id="50" w:name="_Toc428396112"/>
      <w:r>
        <w:rPr>
          <w:lang w:eastAsia="en-US"/>
        </w:rPr>
        <w:t>Points positifs</w:t>
      </w:r>
      <w:bookmarkEnd w:id="50"/>
    </w:p>
    <w:p w14:paraId="321FDDE7" w14:textId="77777777" w:rsidR="00351B71" w:rsidRDefault="00351B71" w:rsidP="00351B71">
      <w:pPr>
        <w:rPr>
          <w:lang w:eastAsia="en-US"/>
        </w:rPr>
      </w:pPr>
      <w:r>
        <w:rPr>
          <w:lang w:eastAsia="en-US"/>
        </w:rPr>
        <w:t xml:space="preserve">Comme je l’ai énoncé précédemment dans ce rapport, établir une relation avec le client était pour moi quelque chose de très important. Cela a donc été un point plus que positif d’être en contact quotidien avec la SNCF. Ceci m’a permis de toujours mieux comprendre le besoin, d’apprendre énormément sur le plan fonctionnel, d’établir un climat de bonne communication et apporter mes connaissances. </w:t>
      </w:r>
    </w:p>
    <w:p w14:paraId="0B90A962" w14:textId="77777777" w:rsidR="00351B71" w:rsidRDefault="00351B71" w:rsidP="00351B71">
      <w:pPr>
        <w:rPr>
          <w:rFonts w:ascii="Times" w:hAnsi="Times" w:cs="Times"/>
          <w:sz w:val="24"/>
          <w:szCs w:val="24"/>
          <w:lang w:eastAsia="en-US"/>
        </w:rPr>
      </w:pPr>
    </w:p>
    <w:p w14:paraId="47BECC7F" w14:textId="77777777" w:rsidR="00351B71" w:rsidRDefault="00351B71" w:rsidP="00351B71">
      <w:pPr>
        <w:rPr>
          <w:lang w:eastAsia="en-US"/>
        </w:rPr>
      </w:pPr>
      <w:r>
        <w:rPr>
          <w:lang w:eastAsia="en-US"/>
        </w:rPr>
        <w:t>L’ambiance de travail générale à SOPRA STERIA est très appréciable. Avant de débuter mon stage, avec mon chef de projet nous avions fixé un rendez-vous pour que je puisse assister à une réunion et rencontrer l’intégralité des membres du CDS. Ayant été présentée à toute l’équipe, cela m’a permis d’être plus détendue pour mon premier jour de stage.</w:t>
      </w:r>
    </w:p>
    <w:p w14:paraId="7DB8114E" w14:textId="77777777" w:rsidR="00351B71" w:rsidRDefault="00351B71" w:rsidP="00351B71">
      <w:pPr>
        <w:rPr>
          <w:lang w:eastAsia="en-US"/>
        </w:rPr>
      </w:pPr>
    </w:p>
    <w:p w14:paraId="197CD021" w14:textId="77777777" w:rsidR="00351B71" w:rsidRPr="00351B71" w:rsidRDefault="00351B71" w:rsidP="00351B71">
      <w:pPr>
        <w:rPr>
          <w:lang w:eastAsia="en-US"/>
        </w:rPr>
      </w:pPr>
      <w:r>
        <w:rPr>
          <w:lang w:eastAsia="en-US"/>
        </w:rPr>
        <w:t xml:space="preserve">Concernant l’ambiance au sein du CDS d’Ermont, à mon arrivée j’ai de suite ressenti une équipe solide et unie, sentiment qui n’a fait que se renforcer au fil des jours. Si je devais représenter l’équipe en quelques mots voici ceux que j’aurai choisis : entraide, esprit d’équipe et bonne humeur. </w:t>
      </w:r>
    </w:p>
    <w:p w14:paraId="64493FF4" w14:textId="77777777" w:rsidR="00351B71" w:rsidRPr="00351B71" w:rsidRDefault="00351B71" w:rsidP="00351B71">
      <w:pPr>
        <w:pStyle w:val="Titre2"/>
        <w:rPr>
          <w:lang w:eastAsia="en-US"/>
        </w:rPr>
      </w:pPr>
      <w:bookmarkStart w:id="51" w:name="_Toc428396113"/>
      <w:r>
        <w:rPr>
          <w:lang w:eastAsia="en-US"/>
        </w:rPr>
        <w:t>Difficultés rencontrées</w:t>
      </w:r>
      <w:bookmarkEnd w:id="51"/>
    </w:p>
    <w:p w14:paraId="692755CB" w14:textId="77777777" w:rsidR="00351B71" w:rsidRDefault="008F3FDD" w:rsidP="00351B71">
      <w:pPr>
        <w:rPr>
          <w:lang w:eastAsia="en-US"/>
        </w:rPr>
      </w:pPr>
      <w:r>
        <w:rPr>
          <w:lang w:eastAsia="en-US"/>
        </w:rPr>
        <w:t>Mon premier obstacle a été de c</w:t>
      </w:r>
      <w:r w:rsidR="00351B71">
        <w:rPr>
          <w:lang w:eastAsia="en-US"/>
        </w:rPr>
        <w:t xml:space="preserve">omprendre le métier du client. En effet sans comprendre le métier de la SNCF et toutes les règles qui lui sont associées, il est difficile de pouvoir avancer sur ce projet. Même si cela n’a pas toujours été chose facile, grâce à mes collègues et </w:t>
      </w:r>
      <w:r w:rsidR="00602401">
        <w:rPr>
          <w:lang w:eastAsia="en-US"/>
        </w:rPr>
        <w:t>au</w:t>
      </w:r>
      <w:r w:rsidR="00351B71">
        <w:rPr>
          <w:lang w:eastAsia="en-US"/>
        </w:rPr>
        <w:t xml:space="preserve"> client qui ont toujours été présents pour m’expliquer au mieux, j’ai eu la sensation d’apprendre énormément de</w:t>
      </w:r>
      <w:r w:rsidR="007B64E3">
        <w:rPr>
          <w:lang w:eastAsia="en-US"/>
        </w:rPr>
        <w:t xml:space="preserve"> choses</w:t>
      </w:r>
      <w:r>
        <w:rPr>
          <w:lang w:eastAsia="en-US"/>
        </w:rPr>
        <w:t xml:space="preserve"> sur le plan fonctio</w:t>
      </w:r>
      <w:r w:rsidR="007B64E3">
        <w:rPr>
          <w:lang w:eastAsia="en-US"/>
        </w:rPr>
        <w:t>nnel.</w:t>
      </w:r>
    </w:p>
    <w:p w14:paraId="25134B01" w14:textId="77777777" w:rsidR="007B64E3" w:rsidRPr="008F3FDD" w:rsidRDefault="007B64E3" w:rsidP="00351B71">
      <w:pPr>
        <w:rPr>
          <w:lang w:eastAsia="en-US"/>
        </w:rPr>
      </w:pPr>
    </w:p>
    <w:p w14:paraId="70311B4F" w14:textId="77777777" w:rsidR="00351B71" w:rsidRDefault="00351B71" w:rsidP="00351B71">
      <w:pPr>
        <w:rPr>
          <w:lang w:eastAsia="en-US"/>
        </w:rPr>
      </w:pPr>
      <w:r>
        <w:rPr>
          <w:lang w:eastAsia="en-US"/>
        </w:rPr>
        <w:lastRenderedPageBreak/>
        <w:t>Par ailleurs, c’était la première fois que j’étais amenée à travailler sur des applications déjà existantes avec une quantité de codes importante. La difficulté a donc été de comprendre le code d’une application développée par de multiples personnes, sachant que chaque développeur ne code pas de la même façon, met en place des algorithmes selon sa façon de penser</w:t>
      </w:r>
      <w:r w:rsidR="008F3FDD">
        <w:rPr>
          <w:lang w:eastAsia="en-US"/>
        </w:rPr>
        <w:t xml:space="preserve"> et surtout que les méthodes ont évolué (l’application BREHAT est très vieille !)</w:t>
      </w:r>
      <w:r>
        <w:rPr>
          <w:lang w:eastAsia="en-US"/>
        </w:rPr>
        <w:t>. M’habituer à analyser le code d’autres personnes a donc été un point sur lequel j’ai dû travailler, et ce</w:t>
      </w:r>
      <w:r w:rsidR="00602401">
        <w:rPr>
          <w:lang w:eastAsia="en-US"/>
        </w:rPr>
        <w:t>,</w:t>
      </w:r>
      <w:r>
        <w:rPr>
          <w:lang w:eastAsia="en-US"/>
        </w:rPr>
        <w:t xml:space="preserve"> quel que soit le langage de programmation. </w:t>
      </w:r>
    </w:p>
    <w:p w14:paraId="26F19D83" w14:textId="77777777" w:rsidR="00351B71" w:rsidRDefault="00351B71" w:rsidP="00351B71">
      <w:pPr>
        <w:rPr>
          <w:rFonts w:ascii="Times" w:hAnsi="Times" w:cs="Times"/>
          <w:sz w:val="24"/>
          <w:szCs w:val="24"/>
          <w:lang w:eastAsia="en-US"/>
        </w:rPr>
      </w:pPr>
    </w:p>
    <w:p w14:paraId="1E346F27" w14:textId="77777777" w:rsidR="00351B71" w:rsidRDefault="00351B71" w:rsidP="00351B71">
      <w:pPr>
        <w:rPr>
          <w:rFonts w:ascii="Times" w:hAnsi="Times" w:cs="Times"/>
          <w:sz w:val="24"/>
          <w:szCs w:val="24"/>
          <w:lang w:eastAsia="en-US"/>
        </w:rPr>
      </w:pPr>
      <w:r>
        <w:rPr>
          <w:lang w:eastAsia="en-US"/>
        </w:rPr>
        <w:t xml:space="preserve">Un autre point m’a également </w:t>
      </w:r>
      <w:r w:rsidR="00602401">
        <w:rPr>
          <w:lang w:eastAsia="en-US"/>
        </w:rPr>
        <w:t xml:space="preserve">placée </w:t>
      </w:r>
      <w:r>
        <w:rPr>
          <w:lang w:eastAsia="en-US"/>
        </w:rPr>
        <w:t xml:space="preserve">dans des situations difficiles. A la fin de chaque semaine il est demandé à l’ensemble des membres du CDS de remplir son rapport d’activité. Celui-ci </w:t>
      </w:r>
      <w:r w:rsidR="00602401">
        <w:rPr>
          <w:lang w:eastAsia="en-US"/>
        </w:rPr>
        <w:t>fonctionne comme</w:t>
      </w:r>
      <w:r>
        <w:rPr>
          <w:lang w:eastAsia="en-US"/>
        </w:rPr>
        <w:t xml:space="preserve"> un calendrier dans lequel il faut </w:t>
      </w:r>
      <w:r w:rsidR="001B3C6C">
        <w:rPr>
          <w:lang w:eastAsia="en-US"/>
        </w:rPr>
        <w:t xml:space="preserve">indiquer </w:t>
      </w:r>
      <w:r>
        <w:rPr>
          <w:lang w:eastAsia="en-US"/>
        </w:rPr>
        <w:t>le temps passé pour chacune des tâches ainsi que le reste à engager (RAE). Le RAE est un engagement que prend chaque développeur et qui détermine le temps dont il aura encore besoin pour terminer une tâche. Au début cela n’a vraiment pas été chose facile, je pense que pour se rapprocher au maximum d’un RAE correct, il faut très bien connaître l’application sur laquelle on travaille et ne pas négliger le temps d’analyse afin de considérer le plus grand nombre d’impacts possibles.</w:t>
      </w:r>
    </w:p>
    <w:p w14:paraId="5C98E65C" w14:textId="77777777" w:rsidR="00351B71" w:rsidRPr="00351B71" w:rsidRDefault="00351B71" w:rsidP="00351B71"/>
    <w:p w14:paraId="70CA444A" w14:textId="77777777" w:rsidR="00351B71" w:rsidRDefault="00351B71" w:rsidP="00351B71">
      <w:pPr>
        <w:pStyle w:val="Titre2"/>
        <w:rPr>
          <w:lang w:eastAsia="en-US"/>
        </w:rPr>
      </w:pPr>
      <w:bookmarkStart w:id="52" w:name="_Toc428396114"/>
      <w:r>
        <w:rPr>
          <w:lang w:eastAsia="en-US"/>
        </w:rPr>
        <w:t>Bénéfices</w:t>
      </w:r>
      <w:bookmarkEnd w:id="52"/>
    </w:p>
    <w:p w14:paraId="1AAAC82A" w14:textId="77777777" w:rsidR="00351B71" w:rsidRDefault="00351B71" w:rsidP="00351B71">
      <w:pPr>
        <w:rPr>
          <w:rFonts w:ascii="Times" w:hAnsi="Times" w:cs="Times"/>
          <w:sz w:val="24"/>
          <w:szCs w:val="24"/>
          <w:lang w:eastAsia="en-US"/>
        </w:rPr>
      </w:pPr>
      <w:r>
        <w:rPr>
          <w:lang w:eastAsia="en-US"/>
        </w:rPr>
        <w:t>Ce stage à SOPRA STERIA m’a permis d’avoir des éléments de comparaison avec le stage que j’ai effectué précédemment et ainsi de réaliser que je souhaitais dans l’immédiat continuer mon chemin dans une société de services.</w:t>
      </w:r>
    </w:p>
    <w:p w14:paraId="24CDC1B6" w14:textId="77777777" w:rsidR="00351B71" w:rsidRDefault="00351B71" w:rsidP="00351B71">
      <w:pPr>
        <w:rPr>
          <w:lang w:eastAsia="en-US"/>
        </w:rPr>
      </w:pPr>
      <w:r>
        <w:rPr>
          <w:lang w:eastAsia="en-US"/>
        </w:rPr>
        <w:t xml:space="preserve">Le fait de travailler au sein d’un centre de services m’a permis de comprendre les rôles et tâches de chacun, d’avoir des échanges avec des personnes ayant été sur différents projets durant leurs carrières mais aussi avec des anciens étudiants de Paris Diderot se trouvant sur le projet ISI CIRCULATION. </w:t>
      </w:r>
    </w:p>
    <w:p w14:paraId="048D1D6A" w14:textId="77777777" w:rsidR="008F3FDD" w:rsidRDefault="008F3FDD" w:rsidP="00351B71">
      <w:pPr>
        <w:rPr>
          <w:rFonts w:ascii="Times" w:hAnsi="Times" w:cs="Times"/>
          <w:sz w:val="24"/>
          <w:szCs w:val="24"/>
          <w:lang w:eastAsia="en-US"/>
        </w:rPr>
      </w:pPr>
    </w:p>
    <w:p w14:paraId="34AE2B1F" w14:textId="77777777" w:rsidR="00351B71" w:rsidRDefault="00351B71" w:rsidP="00351B71">
      <w:pPr>
        <w:rPr>
          <w:lang w:eastAsia="en-US"/>
        </w:rPr>
      </w:pPr>
      <w:r>
        <w:rPr>
          <w:lang w:eastAsia="en-US"/>
        </w:rPr>
        <w:t>De plus, la relation avec le client, nécessaire voire obligatoire, qui a été mise en place durant ces mois de stage m’a permis d’acquérir une attitude professionnelle, être en contact quotidie</w:t>
      </w:r>
      <w:r w:rsidR="008F3FDD">
        <w:rPr>
          <w:lang w:eastAsia="en-US"/>
        </w:rPr>
        <w:t>nnement avec le client développant</w:t>
      </w:r>
      <w:r>
        <w:rPr>
          <w:lang w:eastAsia="en-US"/>
        </w:rPr>
        <w:t xml:space="preserve"> forcément le dialogue.</w:t>
      </w:r>
    </w:p>
    <w:p w14:paraId="18B92645" w14:textId="77777777" w:rsidR="00351B71" w:rsidRDefault="00351B71" w:rsidP="00351B71">
      <w:pPr>
        <w:rPr>
          <w:rFonts w:ascii="Times" w:hAnsi="Times" w:cs="Times"/>
          <w:sz w:val="24"/>
          <w:szCs w:val="24"/>
          <w:lang w:eastAsia="en-US"/>
        </w:rPr>
      </w:pPr>
    </w:p>
    <w:p w14:paraId="11FDEF06" w14:textId="77777777" w:rsidR="00351B71" w:rsidRDefault="00351B71" w:rsidP="00351B71">
      <w:pPr>
        <w:rPr>
          <w:rFonts w:ascii="Times" w:hAnsi="Times" w:cs="Times"/>
          <w:sz w:val="24"/>
          <w:szCs w:val="24"/>
          <w:lang w:eastAsia="en-US"/>
        </w:rPr>
      </w:pPr>
      <w:r>
        <w:rPr>
          <w:lang w:eastAsia="en-US"/>
        </w:rPr>
        <w:lastRenderedPageBreak/>
        <w:t>J’ai également appris un nouveau métier à part entière qui est celui de la SNCF. C’est un métier très intéressant ! En ce qui concerne le plan technique, j’ai pu apprendre de nouvelles technologies mais aussi utiliser les diverses connaissances acquises lors de mon cursus scolaire. Je me suis réellement rendu compte que l’analyse de code a une part très importante dans le travail d’un développeur, il faut donc s’a</w:t>
      </w:r>
      <w:r w:rsidR="008F3FDD">
        <w:rPr>
          <w:lang w:eastAsia="en-US"/>
        </w:rPr>
        <w:t>dapter en toutes circonstances.</w:t>
      </w:r>
    </w:p>
    <w:p w14:paraId="55C7775F" w14:textId="77777777" w:rsidR="003C6CEA" w:rsidRDefault="003C6CEA" w:rsidP="003C6CEA">
      <w:pPr>
        <w:pStyle w:val="Titre2"/>
      </w:pPr>
      <w:bookmarkStart w:id="53" w:name="_Toc428396115"/>
      <w:r>
        <w:t>Perspectives</w:t>
      </w:r>
      <w:bookmarkEnd w:id="53"/>
    </w:p>
    <w:p w14:paraId="603B4835" w14:textId="77777777" w:rsidR="003C6CEA" w:rsidRDefault="003C6CEA" w:rsidP="003C6CEA">
      <w:pPr>
        <w:rPr>
          <w:lang w:eastAsia="en-US"/>
        </w:rPr>
      </w:pPr>
      <w:r>
        <w:rPr>
          <w:lang w:eastAsia="en-US"/>
        </w:rPr>
        <w:t xml:space="preserve">A la suite de mon stage et une proposition de SOPRA STERIA, j’ai été embauchée avec grand plaisir et vais donc continuer à réaliser des évolutions et corrections sur les applications DELTHA et BREHAT POSTE, monter en compétences sur les plans techniques et fonctionnels, mais également apprendre de nouvelles choses, car il y a toujours à apprendre ! </w:t>
      </w:r>
    </w:p>
    <w:p w14:paraId="5D4E0B25" w14:textId="77777777" w:rsidR="003C6CEA" w:rsidRDefault="003C6CEA" w:rsidP="003C6CEA">
      <w:pPr>
        <w:rPr>
          <w:rFonts w:ascii="Times" w:hAnsi="Times" w:cs="Times"/>
          <w:sz w:val="24"/>
          <w:szCs w:val="24"/>
          <w:lang w:eastAsia="en-US"/>
        </w:rPr>
      </w:pPr>
    </w:p>
    <w:p w14:paraId="160E67E1" w14:textId="77777777" w:rsidR="003C6CEA" w:rsidRPr="003C6CEA" w:rsidRDefault="003C6CEA" w:rsidP="003C6CEA">
      <w:pPr>
        <w:rPr>
          <w:lang w:eastAsia="en-US"/>
        </w:rPr>
      </w:pPr>
      <w:r>
        <w:rPr>
          <w:lang w:eastAsia="en-US"/>
        </w:rPr>
        <w:t xml:space="preserve">En effet des mois de Septembre à Décembre 2014, je vais travailler sur une nouvelle version de DELTHA dont j’ai actuellement </w:t>
      </w:r>
      <w:r w:rsidR="000D4796">
        <w:rPr>
          <w:lang w:eastAsia="en-US"/>
        </w:rPr>
        <w:t xml:space="preserve">la </w:t>
      </w:r>
      <w:r>
        <w:rPr>
          <w:lang w:eastAsia="en-US"/>
        </w:rPr>
        <w:t xml:space="preserve">charge du chiffrage.  </w:t>
      </w:r>
    </w:p>
    <w:p w14:paraId="41B3E99F" w14:textId="77777777" w:rsidR="003C6CEA" w:rsidRPr="003C6CEA" w:rsidRDefault="003C6CEA" w:rsidP="003C6CEA">
      <w:pPr>
        <w:spacing w:before="0" w:line="240" w:lineRule="auto"/>
        <w:jc w:val="left"/>
      </w:pPr>
      <w:r>
        <w:br w:type="page"/>
      </w:r>
    </w:p>
    <w:p w14:paraId="2E164C29" w14:textId="77777777" w:rsidR="00351B71" w:rsidRDefault="00351B71" w:rsidP="00351B71">
      <w:pPr>
        <w:pStyle w:val="Titre1"/>
      </w:pPr>
      <w:bookmarkStart w:id="54" w:name="_Toc428396116"/>
      <w:r>
        <w:lastRenderedPageBreak/>
        <w:t>Conclusion</w:t>
      </w:r>
      <w:bookmarkEnd w:id="54"/>
    </w:p>
    <w:p w14:paraId="28747ABE" w14:textId="77777777" w:rsidR="00351B71" w:rsidRDefault="00351B71" w:rsidP="00351B71">
      <w:pPr>
        <w:rPr>
          <w:lang w:eastAsia="en-US"/>
        </w:rPr>
      </w:pPr>
    </w:p>
    <w:p w14:paraId="17958732" w14:textId="77777777" w:rsidR="00351B71" w:rsidRDefault="00351B71" w:rsidP="00351B71">
      <w:pPr>
        <w:rPr>
          <w:lang w:eastAsia="en-US"/>
        </w:rPr>
      </w:pPr>
      <w:r>
        <w:rPr>
          <w:lang w:eastAsia="en-US"/>
        </w:rPr>
        <w:t xml:space="preserve">Ce stage au sein de SOPRA STERIA m’a fait découvrir le monde en entreprise informatique. Ceci a été l’occasion d’acquérir des nouvelles connaissances aussi bien sur le plan technique que professionnel. </w:t>
      </w:r>
    </w:p>
    <w:p w14:paraId="5E70372B" w14:textId="77777777" w:rsidR="00351B71" w:rsidRDefault="00351B71" w:rsidP="00351B71">
      <w:pPr>
        <w:rPr>
          <w:rFonts w:ascii="Times" w:hAnsi="Times" w:cs="Times"/>
          <w:sz w:val="24"/>
          <w:szCs w:val="24"/>
          <w:lang w:eastAsia="en-US"/>
        </w:rPr>
      </w:pPr>
    </w:p>
    <w:p w14:paraId="12015AB2" w14:textId="77777777" w:rsidR="00351B71" w:rsidRDefault="00351B71" w:rsidP="00351B71">
      <w:pPr>
        <w:rPr>
          <w:lang w:eastAsia="en-US"/>
        </w:rPr>
      </w:pPr>
      <w:r>
        <w:rPr>
          <w:lang w:eastAsia="en-US"/>
        </w:rPr>
        <w:t xml:space="preserve">Les connaissances </w:t>
      </w:r>
      <w:r w:rsidR="000D4796">
        <w:rPr>
          <w:lang w:eastAsia="en-US"/>
        </w:rPr>
        <w:t xml:space="preserve">acquises </w:t>
      </w:r>
      <w:r>
        <w:rPr>
          <w:lang w:eastAsia="en-US"/>
        </w:rPr>
        <w:t xml:space="preserve">lors de mon cursus universitaire m’ont </w:t>
      </w:r>
      <w:r w:rsidR="000D4796">
        <w:rPr>
          <w:lang w:eastAsia="en-US"/>
        </w:rPr>
        <w:t>été indispensables</w:t>
      </w:r>
      <w:r>
        <w:rPr>
          <w:lang w:eastAsia="en-US"/>
        </w:rPr>
        <w:t xml:space="preserve"> lors de ce stage, notamment dans l’apprentissage d</w:t>
      </w:r>
      <w:r w:rsidR="008F3FDD">
        <w:rPr>
          <w:lang w:eastAsia="en-US"/>
        </w:rPr>
        <w:t xml:space="preserve">e nouveaux langages tels que </w:t>
      </w:r>
      <w:proofErr w:type="spellStart"/>
      <w:r>
        <w:rPr>
          <w:lang w:eastAsia="en-US"/>
        </w:rPr>
        <w:t>Uniface</w:t>
      </w:r>
      <w:proofErr w:type="spellEnd"/>
      <w:r>
        <w:rPr>
          <w:lang w:eastAsia="en-US"/>
        </w:rPr>
        <w:t xml:space="preserve">. J’ai pu également mettre en application mes compétences algorithmiques, mettre en pratique des technologies et me rendre compte de l’intérêt du travail d’équipe en entreprise. </w:t>
      </w:r>
    </w:p>
    <w:p w14:paraId="59010B9F" w14:textId="77777777" w:rsidR="00351B71" w:rsidRDefault="00351B71" w:rsidP="00351B71">
      <w:pPr>
        <w:rPr>
          <w:rFonts w:ascii="Times" w:hAnsi="Times" w:cs="Times"/>
          <w:sz w:val="24"/>
          <w:szCs w:val="24"/>
          <w:lang w:eastAsia="en-US"/>
        </w:rPr>
      </w:pPr>
    </w:p>
    <w:p w14:paraId="1827AC01" w14:textId="77777777" w:rsidR="00351B71" w:rsidRDefault="000D4796" w:rsidP="00351B71">
      <w:pPr>
        <w:rPr>
          <w:lang w:eastAsia="en-US"/>
        </w:rPr>
      </w:pPr>
      <w:r>
        <w:rPr>
          <w:lang w:eastAsia="en-US"/>
        </w:rPr>
        <w:t>Sur</w:t>
      </w:r>
      <w:r w:rsidR="00351B71">
        <w:rPr>
          <w:lang w:eastAsia="en-US"/>
        </w:rPr>
        <w:t xml:space="preserve"> le plan professionnel, ce stage m’a permis de comprendre les différentes étapes d’un projet décisionnel, </w:t>
      </w:r>
      <w:r>
        <w:rPr>
          <w:lang w:eastAsia="en-US"/>
        </w:rPr>
        <w:t xml:space="preserve">de </w:t>
      </w:r>
      <w:r w:rsidR="00351B71">
        <w:rPr>
          <w:lang w:eastAsia="en-US"/>
        </w:rPr>
        <w:t xml:space="preserve">mettre en place une relation client mais aussi </w:t>
      </w:r>
      <w:r>
        <w:rPr>
          <w:lang w:eastAsia="en-US"/>
        </w:rPr>
        <w:t>d’</w:t>
      </w:r>
      <w:r w:rsidR="00351B71">
        <w:rPr>
          <w:lang w:eastAsia="en-US"/>
        </w:rPr>
        <w:t xml:space="preserve">acquérir des connaissances fonctionnelles dans un domaine très intéressant. </w:t>
      </w:r>
    </w:p>
    <w:p w14:paraId="44FE62A7" w14:textId="77777777" w:rsidR="00351B71" w:rsidRDefault="00351B71" w:rsidP="00351B71">
      <w:pPr>
        <w:rPr>
          <w:rFonts w:ascii="Times" w:hAnsi="Times" w:cs="Times"/>
          <w:sz w:val="24"/>
          <w:szCs w:val="24"/>
          <w:lang w:eastAsia="en-US"/>
        </w:rPr>
      </w:pPr>
    </w:p>
    <w:p w14:paraId="6E1B74A9" w14:textId="77777777" w:rsidR="00351B71" w:rsidRDefault="00351B71" w:rsidP="00351B71">
      <w:pPr>
        <w:rPr>
          <w:lang w:eastAsia="en-US"/>
        </w:rPr>
      </w:pPr>
      <w:r>
        <w:rPr>
          <w:lang w:eastAsia="en-US"/>
        </w:rPr>
        <w:t xml:space="preserve">J’ai également apprécié le fait d’effectuer des tâches demandées par le client dans leur intégralité, j’ai eu le réel sentiment d’apporter mes connaissances et que mon travail faisait avancer le projet. </w:t>
      </w:r>
    </w:p>
    <w:p w14:paraId="2E5768FD" w14:textId="77777777" w:rsidR="00351B71" w:rsidRDefault="00351B71" w:rsidP="00351B71">
      <w:pPr>
        <w:rPr>
          <w:rFonts w:ascii="Times" w:hAnsi="Times" w:cs="Times"/>
          <w:sz w:val="24"/>
          <w:szCs w:val="24"/>
          <w:lang w:eastAsia="en-US"/>
        </w:rPr>
      </w:pPr>
    </w:p>
    <w:p w14:paraId="6A637378" w14:textId="77777777" w:rsidR="00351B71" w:rsidRDefault="00351B71" w:rsidP="00351B71">
      <w:pPr>
        <w:rPr>
          <w:lang w:eastAsia="en-US"/>
        </w:rPr>
      </w:pPr>
      <w:r>
        <w:rPr>
          <w:lang w:eastAsia="en-US"/>
        </w:rPr>
        <w:t>Pour une première entrée dans le monde du travail, j</w:t>
      </w:r>
      <w:r w:rsidR="008F3FDD">
        <w:rPr>
          <w:lang w:eastAsia="en-US"/>
        </w:rPr>
        <w:t>e trouve que ce stage est tout à</w:t>
      </w:r>
      <w:r>
        <w:rPr>
          <w:lang w:eastAsia="en-US"/>
        </w:rPr>
        <w:t xml:space="preserve"> fait satisfaisant et m’a permis d’avoir un excellent point de vue du travail en société de services. C’est la raison pour laquelle je souhaite, actuellement, continuer ma carrière professionnelle dans un contexte équivalent. </w:t>
      </w:r>
    </w:p>
    <w:p w14:paraId="0451C054" w14:textId="77777777" w:rsidR="00377E6E" w:rsidRDefault="00377E6E">
      <w:pPr>
        <w:spacing w:before="0" w:line="240" w:lineRule="auto"/>
        <w:jc w:val="left"/>
        <w:rPr>
          <w:lang w:eastAsia="en-US"/>
        </w:rPr>
      </w:pPr>
      <w:r>
        <w:rPr>
          <w:lang w:eastAsia="en-US"/>
        </w:rPr>
        <w:br w:type="page"/>
      </w:r>
    </w:p>
    <w:p w14:paraId="4F4C020C" w14:textId="77777777" w:rsidR="00377E6E" w:rsidRDefault="00377E6E" w:rsidP="00377E6E">
      <w:pPr>
        <w:pStyle w:val="Titre1"/>
        <w:rPr>
          <w:lang w:eastAsia="en-US"/>
        </w:rPr>
      </w:pPr>
      <w:bookmarkStart w:id="55" w:name="_Toc428396117"/>
      <w:r>
        <w:rPr>
          <w:lang w:eastAsia="en-US"/>
        </w:rPr>
        <w:lastRenderedPageBreak/>
        <w:t>Webographie et références bibliographiques</w:t>
      </w:r>
      <w:bookmarkEnd w:id="55"/>
    </w:p>
    <w:p w14:paraId="31F774A8" w14:textId="77777777" w:rsidR="00377E6E" w:rsidRDefault="00377E6E" w:rsidP="00377E6E"/>
    <w:p w14:paraId="7D4312E4" w14:textId="77777777" w:rsidR="00377E6E" w:rsidRDefault="00C97FC4" w:rsidP="00377E6E">
      <w:hyperlink r:id="rId16" w:history="1">
        <w:r w:rsidR="00377E6E" w:rsidRPr="00FF67BA">
          <w:rPr>
            <w:rStyle w:val="Lienhypertexte"/>
            <w:noProof w:val="0"/>
          </w:rPr>
          <w:t>www.soprasteria.com</w:t>
        </w:r>
      </w:hyperlink>
    </w:p>
    <w:p w14:paraId="1138A812" w14:textId="12AD1D59" w:rsidR="00377E6E" w:rsidRPr="00377E6E" w:rsidRDefault="00377E6E" w:rsidP="00377E6E">
      <w:r>
        <w:t>Documents SNCF (impossibilité de les fournir)</w:t>
      </w:r>
    </w:p>
    <w:sectPr w:rsidR="00377E6E" w:rsidRPr="00377E6E" w:rsidSect="005C1A40">
      <w:headerReference w:type="default" r:id="rId17"/>
      <w:footerReference w:type="default" r:id="rId18"/>
      <w:headerReference w:type="first" r:id="rId19"/>
      <w:footerReference w:type="first" r:id="rId20"/>
      <w:pgSz w:w="11907" w:h="16840" w:code="9"/>
      <w:pgMar w:top="1871" w:right="794" w:bottom="1797" w:left="1134" w:header="454" w:footer="737" w:gutter="0"/>
      <w:cols w:space="720"/>
      <w:titlePg/>
      <w:docGrid w:linePitch="2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CB538C" w14:textId="77777777" w:rsidR="00627DD0" w:rsidRPr="005C1A40" w:rsidRDefault="00627DD0">
      <w:r w:rsidRPr="005C1A40">
        <w:separator/>
      </w:r>
    </w:p>
  </w:endnote>
  <w:endnote w:type="continuationSeparator" w:id="0">
    <w:p w14:paraId="50532280" w14:textId="77777777" w:rsidR="00627DD0" w:rsidRPr="005C1A40" w:rsidRDefault="00627DD0">
      <w:r w:rsidRPr="005C1A4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auto"/>
    <w:pitch w:val="variable"/>
    <w:sig w:usb0="00000287" w:usb1="00000000" w:usb2="00000000" w:usb3="00000000" w:csb0="0000009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317AD" w14:textId="77777777" w:rsidR="00C97FC4" w:rsidRPr="005C1A40" w:rsidRDefault="00C97FC4" w:rsidP="005C1A40">
    <w:pPr>
      <w:pStyle w:val="StylepourPieddepage"/>
    </w:pPr>
    <w:r w:rsidRPr="005C1A40">
      <w:rPr>
        <w:noProof/>
      </w:rPr>
      <mc:AlternateContent>
        <mc:Choice Requires="wps">
          <w:drawing>
            <wp:anchor distT="0" distB="0" distL="114300" distR="114300" simplePos="0" relativeHeight="251659264" behindDoc="0" locked="0" layoutInCell="1" allowOverlap="1" wp14:anchorId="1CCD5BEE" wp14:editId="5920DAEC">
              <wp:simplePos x="0" y="0"/>
              <wp:positionH relativeFrom="column">
                <wp:posOffset>-13385</wp:posOffset>
              </wp:positionH>
              <wp:positionV relativeFrom="paragraph">
                <wp:posOffset>135639</wp:posOffset>
              </wp:positionV>
              <wp:extent cx="5972175" cy="0"/>
              <wp:effectExtent l="12700" t="8255" r="6350" b="10795"/>
              <wp:wrapNone/>
              <wp:docPr id="2" name="Connecteur droit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2175" cy="0"/>
                      </a:xfrm>
                      <a:prstGeom prst="line">
                        <a:avLst/>
                      </a:prstGeom>
                      <a:noFill/>
                      <a:ln w="6350">
                        <a:solidFill>
                          <a:srgbClr val="CF022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FD2DA" id="Connecteur_x0020_droit_x0020_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0.7pt" to="469.2pt,10.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" strokecolor="#cf022b" strokeweight=".5pt"/>
          </w:pict>
        </mc:Fallback>
      </mc:AlternateContent>
    </w:r>
    <w:r w:rsidRPr="005C1A40">
      <w:rPr>
        <w:noProof/>
      </w:rPr>
      <w:drawing>
        <wp:anchor distT="0" distB="0" distL="114300" distR="114300" simplePos="0" relativeHeight="251660288" behindDoc="0" locked="0" layoutInCell="1" allowOverlap="1" wp14:anchorId="48CDDB6B" wp14:editId="1C677755">
          <wp:simplePos x="0" y="0"/>
          <wp:positionH relativeFrom="column">
            <wp:posOffset>5965825</wp:posOffset>
          </wp:positionH>
          <wp:positionV relativeFrom="paragraph">
            <wp:posOffset>-48260</wp:posOffset>
          </wp:positionV>
          <wp:extent cx="431800" cy="316865"/>
          <wp:effectExtent l="0" t="0" r="6350" b="6985"/>
          <wp:wrapSquare wrapText="bothSides"/>
          <wp:docPr id="1" name="Image 1" descr="SOPRASTERIA_signe_CMJN_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PRASTERIA_signe_CMJN_ex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1800" cy="3168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1A40">
      <w:t xml:space="preserve">© </w:t>
    </w:r>
    <w:proofErr w:type="spellStart"/>
    <w:r w:rsidRPr="005C1A40">
      <w:t>Sopra</w:t>
    </w:r>
    <w:proofErr w:type="spellEnd"/>
    <w:r w:rsidRPr="005C1A40">
      <w:t xml:space="preserve"> </w:t>
    </w:r>
    <w:proofErr w:type="spellStart"/>
    <w:r w:rsidRPr="005C1A40">
      <w:t>Steria</w:t>
    </w:r>
    <w:proofErr w:type="spellEnd"/>
    <w:r w:rsidRPr="005C1A40">
      <w:t xml:space="preserve"> Group, </w:t>
    </w:r>
    <w:r w:rsidRPr="005C1A40">
      <w:fldChar w:fldCharType="begin"/>
    </w:r>
    <w:r w:rsidRPr="005C1A40">
      <w:instrText xml:space="preserve"> DATE \@ "yyyy" \* MERGEFORMAT </w:instrText>
    </w:r>
    <w:r w:rsidRPr="005C1A40">
      <w:fldChar w:fldCharType="separate"/>
    </w:r>
    <w:r w:rsidR="004E07F5">
      <w:rPr>
        <w:noProof/>
      </w:rPr>
      <w:t>2015</w:t>
    </w:r>
    <w:r w:rsidRPr="005C1A40">
      <w:fldChar w:fldCharType="end"/>
    </w:r>
    <w:r>
      <w:t xml:space="preserve"> </w:t>
    </w:r>
  </w:p>
  <w:p w14:paraId="2F104128" w14:textId="77777777" w:rsidR="00C97FC4" w:rsidRPr="005C1A40" w:rsidRDefault="00C97FC4" w:rsidP="005C1A40">
    <w:pPr>
      <w:pStyle w:val="NumrotationduPieddepage"/>
    </w:pPr>
    <w:r w:rsidRPr="005C1A40">
      <w:fldChar w:fldCharType="begin"/>
    </w:r>
    <w:r w:rsidRPr="005C1A40">
      <w:instrText xml:space="preserve"> PAGE  \* MERGEFORMAT </w:instrText>
    </w:r>
    <w:r w:rsidRPr="005C1A40">
      <w:fldChar w:fldCharType="separate"/>
    </w:r>
    <w:r w:rsidR="004E07F5">
      <w:rPr>
        <w:noProof/>
      </w:rPr>
      <w:t>28</w:t>
    </w:r>
    <w:r w:rsidRPr="005C1A40">
      <w:fldChar w:fldCharType="end"/>
    </w:r>
    <w:r w:rsidRPr="005C1A40">
      <w:t>/</w:t>
    </w:r>
    <w:fldSimple w:instr=" NUMPAGES  \* MERGEFORMAT ">
      <w:r w:rsidR="004E07F5">
        <w:rPr>
          <w:noProof/>
        </w:rPr>
        <w:t>28</w:t>
      </w:r>
    </w:fldSimple>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B8E03" w14:textId="6CBE53ED" w:rsidR="00C97FC4" w:rsidRPr="005C1A40" w:rsidRDefault="00C97FC4" w:rsidP="005C1A40">
    <w:pPr>
      <w:pStyle w:val="StylepourPieddepage"/>
      <w:tabs>
        <w:tab w:val="left" w:pos="8986"/>
        <w:tab w:val="left" w:pos="9596"/>
        <w:tab w:val="right" w:pos="9979"/>
      </w:tabs>
    </w:pPr>
    <w:r w:rsidRPr="005C1A40">
      <w:rPr>
        <w:noProof/>
      </w:rPr>
      <mc:AlternateContent>
        <mc:Choice Requires="wps">
          <w:drawing>
            <wp:anchor distT="0" distB="0" distL="114300" distR="114300" simplePos="0" relativeHeight="251662336" behindDoc="0" locked="0" layoutInCell="1" allowOverlap="1" wp14:anchorId="6D66235C" wp14:editId="03CA5947">
              <wp:simplePos x="0" y="0"/>
              <wp:positionH relativeFrom="column">
                <wp:posOffset>-22439</wp:posOffset>
              </wp:positionH>
              <wp:positionV relativeFrom="paragraph">
                <wp:posOffset>133099</wp:posOffset>
              </wp:positionV>
              <wp:extent cx="5568950" cy="3810"/>
              <wp:effectExtent l="0" t="0" r="0" b="0"/>
              <wp:wrapNone/>
              <wp:docPr id="3" name="Connecteur droit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8950" cy="3810"/>
                      </a:xfrm>
                      <a:prstGeom prst="line">
                        <a:avLst/>
                      </a:prstGeom>
                      <a:noFill/>
                      <a:ln w="6350">
                        <a:solidFill>
                          <a:srgbClr val="CF022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3A43D" id="Connecteur_x0020_droit_x0020_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pt,10.5pt" to="436.75pt,10.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" strokecolor="#cf022b" strokeweight=".5pt"/>
          </w:pict>
        </mc:Fallback>
      </mc:AlternateContent>
    </w:r>
    <w:r w:rsidRPr="005C1A40">
      <w:rPr>
        <w:noProof/>
      </w:rPr>
      <w:drawing>
        <wp:anchor distT="0" distB="0" distL="114300" distR="114300" simplePos="0" relativeHeight="251663360" behindDoc="0" locked="0" layoutInCell="1" allowOverlap="1" wp14:anchorId="4859BB17" wp14:editId="5CA6A6A7">
          <wp:simplePos x="0" y="0"/>
          <wp:positionH relativeFrom="column">
            <wp:posOffset>4697730</wp:posOffset>
          </wp:positionH>
          <wp:positionV relativeFrom="paragraph">
            <wp:posOffset>-118110</wp:posOffset>
          </wp:positionV>
          <wp:extent cx="1746250" cy="449580"/>
          <wp:effectExtent l="0" t="0" r="6350" b="7620"/>
          <wp:wrapSquare wrapText="bothSides"/>
          <wp:docPr id="4" name="Image 4" descr="SOPRASTERIA_logo_CMJN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PRASTERIA_logo_CMJN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6250" cy="449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1A40">
      <w:t xml:space="preserve">© </w:t>
    </w:r>
    <w:proofErr w:type="spellStart"/>
    <w:r w:rsidRPr="005C1A40">
      <w:t>Sopra</w:t>
    </w:r>
    <w:proofErr w:type="spellEnd"/>
    <w:r w:rsidRPr="005C1A40">
      <w:t xml:space="preserve"> </w:t>
    </w:r>
    <w:proofErr w:type="spellStart"/>
    <w:r w:rsidRPr="005C1A40">
      <w:t>Steria</w:t>
    </w:r>
    <w:proofErr w:type="spellEnd"/>
    <w:r w:rsidRPr="005C1A40">
      <w:t xml:space="preserve"> Group, </w:t>
    </w:r>
    <w:r w:rsidRPr="005C1A40">
      <w:fldChar w:fldCharType="begin"/>
    </w:r>
    <w:r w:rsidRPr="005C1A40">
      <w:instrText xml:space="preserve"> DATE \@ "yyyy" \* MERGEFORMAT </w:instrText>
    </w:r>
    <w:r w:rsidRPr="005C1A40">
      <w:fldChar w:fldCharType="separate"/>
    </w:r>
    <w:r w:rsidR="004E07F5">
      <w:rPr>
        <w:noProof/>
      </w:rPr>
      <w:t>2015</w:t>
    </w:r>
    <w:r w:rsidRPr="005C1A40">
      <w:fldChar w:fldCharType="end"/>
    </w:r>
    <w:r>
      <w:t xml:space="preserve"> </w:t>
    </w:r>
    <w:r w:rsidRPr="005C1A40">
      <w:tab/>
    </w:r>
    <w:r w:rsidRPr="005C1A40">
      <w:tab/>
    </w:r>
  </w:p>
  <w:p w14:paraId="13D3F54A" w14:textId="77777777" w:rsidR="00C97FC4" w:rsidRPr="005C1A40" w:rsidRDefault="00C97FC4" w:rsidP="005C1A40">
    <w:pPr>
      <w:pStyle w:val="NumrotationduPieddepage"/>
    </w:pPr>
    <w:r w:rsidRPr="005C1A40">
      <w:fldChar w:fldCharType="begin"/>
    </w:r>
    <w:r w:rsidRPr="005C1A40">
      <w:instrText xml:space="preserve"> PAGE  \* MERGEFORMAT </w:instrText>
    </w:r>
    <w:r w:rsidRPr="005C1A40">
      <w:fldChar w:fldCharType="separate"/>
    </w:r>
    <w:r w:rsidR="004E07F5">
      <w:rPr>
        <w:noProof/>
      </w:rPr>
      <w:t>1</w:t>
    </w:r>
    <w:r w:rsidRPr="005C1A40">
      <w:fldChar w:fldCharType="end"/>
    </w:r>
    <w:r w:rsidRPr="005C1A40">
      <w:t>/</w:t>
    </w:r>
    <w:fldSimple w:instr=" NUMPAGES  \* MERGEFORMAT ">
      <w:r w:rsidR="004E07F5">
        <w:rPr>
          <w:noProof/>
        </w:rPr>
        <w:t>28</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DE4A3D" w14:textId="77777777" w:rsidR="00627DD0" w:rsidRPr="005C1A40" w:rsidRDefault="00627DD0"/>
  </w:footnote>
  <w:footnote w:type="continuationSeparator" w:id="0">
    <w:p w14:paraId="087CA5F7" w14:textId="77777777" w:rsidR="00627DD0" w:rsidRPr="005C1A40" w:rsidRDefault="00627DD0"/>
  </w:footnote>
  <w:footnote w:type="continuationNotice" w:id="1">
    <w:p w14:paraId="29419C50" w14:textId="77777777" w:rsidR="00627DD0" w:rsidRPr="005C1A40" w:rsidRDefault="00627DD0"/>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BFD4B" w14:textId="77777777" w:rsidR="00C97FC4" w:rsidRPr="005C1A40" w:rsidRDefault="00C97FC4" w:rsidP="005C1A40">
    <w:pPr>
      <w:pStyle w:val="En-ttedroit"/>
    </w:pPr>
    <w:r w:rsidRPr="005C1A40">
      <w:tab/>
    </w:r>
    <w:r>
      <w:fldChar w:fldCharType="begin"/>
    </w:r>
    <w:r>
      <w:instrText xml:space="preserve"> DOCPROPERTY  DOCSPROP_title  \* MERGEFORMAT </w:instrText>
    </w:r>
    <w:r>
      <w:fldChar w:fldCharType="end"/>
    </w:r>
  </w:p>
  <w:p w14:paraId="0680E0EB" w14:textId="77777777" w:rsidR="00C97FC4" w:rsidRPr="005C1A40" w:rsidRDefault="00C97FC4" w:rsidP="005C1A40">
    <w:pPr>
      <w:pStyle w:val="En-ttedroit"/>
    </w:pPr>
    <w:r w:rsidRPr="005C1A40">
      <w:tab/>
    </w:r>
    <w:r>
      <w:fldChar w:fldCharType="begin"/>
    </w:r>
    <w:r>
      <w:instrText xml:space="preserve"> DOCPROPERTY  DOCSPROP_customer  \* MERGEFORMAT </w:instrText>
    </w:r>
    <w:r>
      <w:fldChar w:fldCharType="end"/>
    </w:r>
    <w:r w:rsidRPr="005C1A40">
      <w:fldChar w:fldCharType="begin"/>
    </w:r>
    <w:r w:rsidRPr="005C1A40">
      <w:instrText xml:space="preserve"> DOCPROPERTY  DOCSCHAR_splitproject </w:instrText>
    </w:r>
    <w:del w:id="56" w:author="HUAM Erica" w:date="2015-08-27T11:12:00Z">
      <w:r w:rsidRPr="005C1A40">
        <w:fldChar w:fldCharType="end"/>
      </w:r>
    </w:del>
    <w:r>
      <w:fldChar w:fldCharType="begin"/>
    </w:r>
    <w:r>
      <w:instrText xml:space="preserve"> DOCPROPERTY  DOCSPROP_project  \* MERGEFORMAT </w:instrText>
    </w:r>
    <w:r>
      <w:fldChar w:fldCharType="end"/>
    </w:r>
  </w:p>
  <w:p w14:paraId="19415377" w14:textId="77777777" w:rsidR="00C97FC4" w:rsidRPr="005C1A40" w:rsidRDefault="00C97FC4" w:rsidP="005C1A40">
    <w:pPr>
      <w:pBdr>
        <w:bottom w:val="single" w:sz="2" w:space="0" w:color="999999"/>
      </w:pBdr>
      <w:tabs>
        <w:tab w:val="right" w:pos="9960"/>
      </w:tabs>
      <w:spacing w:before="0" w:line="240" w:lineRule="auto"/>
      <w:rPr>
        <w:rFonts w:ascii="Century Gothic" w:hAnsi="Century Gothic"/>
        <w:color w:val="999999"/>
        <w:sz w:val="16"/>
        <w:szCs w:val="16"/>
      </w:rPr>
    </w:pPr>
    <w:r w:rsidRPr="005C1A40">
      <w:rPr>
        <w:rStyle w:val="En-ttegaucheCar"/>
      </w:rPr>
      <w:fldChar w:fldCharType="begin"/>
    </w:r>
    <w:r w:rsidRPr="005C1A40">
      <w:rPr>
        <w:rStyle w:val="En-ttegaucheCar"/>
      </w:rPr>
      <w:instrText xml:space="preserve"> DOCPROPERTY  DOCSPROP_documentdate  \* MERGEFORMAT </w:instrText>
    </w:r>
    <w:r w:rsidRPr="005C1A40">
      <w:rPr>
        <w:rStyle w:val="En-ttegaucheCar"/>
      </w:rPr>
      <w:fldChar w:fldCharType="separate"/>
    </w:r>
    <w:r w:rsidR="004E07F5">
      <w:rPr>
        <w:rStyle w:val="En-ttegaucheCar"/>
      </w:rPr>
      <w:t>Le 6 juillet 2015</w:t>
    </w:r>
    <w:r w:rsidRPr="005C1A40">
      <w:rPr>
        <w:rStyle w:val="En-ttegaucheCar"/>
      </w:rPr>
      <w:fldChar w:fldCharType="end"/>
    </w:r>
    <w:r w:rsidRPr="005C1A40">
      <w:rPr>
        <w:rFonts w:ascii="Century Gothic" w:hAnsi="Century Gothic"/>
        <w:color w:val="999999"/>
        <w:sz w:val="16"/>
        <w:szCs w:val="16"/>
      </w:rPr>
      <w:t xml:space="preserve"> </w:t>
    </w:r>
    <w:r w:rsidRPr="005C1A40">
      <w:rPr>
        <w:rStyle w:val="ConfidentielpourEn-tteCar"/>
      </w:rPr>
      <w:fldChar w:fldCharType="begin"/>
    </w:r>
    <w:r w:rsidRPr="005C1A40">
      <w:rPr>
        <w:rStyle w:val="ConfidentielpourEn-tteCar"/>
      </w:rPr>
      <w:instrText xml:space="preserve"> DOCPROPERTY  DOCSCHAR_splitconfidential </w:instrText>
    </w:r>
    <w:del w:id="57" w:author="HUAM Erica" w:date="2015-08-27T11:12:00Z">
      <w:r w:rsidRPr="005C1A40">
        <w:rPr>
          <w:rStyle w:val="ConfidentielpourEn-tteCar"/>
        </w:rPr>
        <w:fldChar w:fldCharType="end"/>
      </w:r>
    </w:del>
    <w:r w:rsidRPr="005C1A40">
      <w:rPr>
        <w:rStyle w:val="ConfidentielpourEn-tteCar"/>
      </w:rPr>
      <w:t xml:space="preserve"> </w:t>
    </w:r>
    <w:r w:rsidRPr="005C1A40">
      <w:rPr>
        <w:rStyle w:val="ConfidentielpourEn-tteCar"/>
      </w:rPr>
      <w:fldChar w:fldCharType="begin"/>
    </w:r>
    <w:r w:rsidRPr="005C1A40">
      <w:rPr>
        <w:rStyle w:val="ConfidentielpourEn-tteCar"/>
      </w:rPr>
      <w:instrText xml:space="preserve"> DOCPROPERTY  DOCSPROP_confidential  \* MERGEFORMAT </w:instrText>
    </w:r>
    <w:del w:id="58" w:author="HUAM Erica" w:date="2015-08-27T11:12:00Z">
      <w:r w:rsidRPr="005C1A40">
        <w:rPr>
          <w:rStyle w:val="ConfidentielpourEn-tteCar"/>
        </w:rPr>
        <w:fldChar w:fldCharType="end"/>
      </w:r>
    </w:del>
    <w:r w:rsidRPr="005C1A40">
      <w:rPr>
        <w:rFonts w:ascii="Century Gothic" w:hAnsi="Century Gothic"/>
        <w:color w:val="999999"/>
        <w:sz w:val="16"/>
        <w:szCs w:val="16"/>
      </w:rPr>
      <w:tab/>
    </w:r>
    <w:r w:rsidRPr="005C1A40">
      <w:rPr>
        <w:rStyle w:val="En-ttedroitCar"/>
      </w:rPr>
      <w:fldChar w:fldCharType="begin"/>
    </w:r>
    <w:r w:rsidRPr="005C1A40">
      <w:rPr>
        <w:rStyle w:val="En-ttedroitCar"/>
      </w:rPr>
      <w:instrText xml:space="preserve"> DOCPROPERTY  DOCSPROP_entity  \* MERGEFORMAT </w:instrText>
    </w:r>
    <w:del w:id="59" w:author="HUAM Erica" w:date="2015-08-27T11:12:00Z">
      <w:r w:rsidRPr="005C1A40">
        <w:rPr>
          <w:rStyle w:val="En-ttedroitCar"/>
        </w:rPr>
        <w:fldChar w:fldCharType="end"/>
      </w:r>
    </w:del>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68A03" w14:textId="77777777" w:rsidR="00C97FC4" w:rsidRPr="005C1A40" w:rsidRDefault="00C97FC4" w:rsidP="005C1A40">
    <w:pPr>
      <w:pStyle w:val="En-ttedroit"/>
    </w:pPr>
    <w:r w:rsidRPr="005C1A40">
      <w:tab/>
    </w:r>
    <w:r>
      <w:fldChar w:fldCharType="begin"/>
    </w:r>
    <w:r>
      <w:instrText xml:space="preserve"> DOCPROPERTY  DOCSPROP_title  \* MERGEFORMAT </w:instrText>
    </w:r>
    <w:r>
      <w:fldChar w:fldCharType="end"/>
    </w:r>
  </w:p>
  <w:p w14:paraId="37596317" w14:textId="77777777" w:rsidR="00C97FC4" w:rsidRPr="005C1A40" w:rsidRDefault="00C97FC4" w:rsidP="005C1A40">
    <w:pPr>
      <w:pStyle w:val="En-ttedroit"/>
    </w:pPr>
    <w:r w:rsidRPr="005C1A40">
      <w:tab/>
    </w:r>
    <w:r>
      <w:fldChar w:fldCharType="begin"/>
    </w:r>
    <w:r>
      <w:instrText xml:space="preserve"> DOCPROPERTY  DOCSPROP_customer  \* MERGEFORMAT </w:instrText>
    </w:r>
    <w:r>
      <w:fldChar w:fldCharType="end"/>
    </w:r>
    <w:r w:rsidRPr="005C1A40">
      <w:fldChar w:fldCharType="begin"/>
    </w:r>
    <w:r w:rsidRPr="005C1A40">
      <w:instrText xml:space="preserve"> DOCPROPERTY  DOCSCHAR_splitproject </w:instrText>
    </w:r>
    <w:del w:id="60" w:author="HUAM Erica" w:date="2015-08-27T11:12:00Z">
      <w:r w:rsidRPr="005C1A40">
        <w:fldChar w:fldCharType="end"/>
      </w:r>
    </w:del>
    <w:r>
      <w:fldChar w:fldCharType="begin"/>
    </w:r>
    <w:r>
      <w:instrText xml:space="preserve"> DOCPROPERTY  DOCSPROP_project  \* MERGEFORMAT </w:instrText>
    </w:r>
    <w:r>
      <w:fldChar w:fldCharType="end"/>
    </w:r>
  </w:p>
  <w:p w14:paraId="7B3B4690" w14:textId="77777777" w:rsidR="00C97FC4" w:rsidRPr="005C1A40" w:rsidRDefault="00C97FC4" w:rsidP="005C1A40">
    <w:pPr>
      <w:pBdr>
        <w:bottom w:val="single" w:sz="2" w:space="0" w:color="999999"/>
      </w:pBdr>
      <w:tabs>
        <w:tab w:val="right" w:pos="9960"/>
      </w:tabs>
      <w:spacing w:before="0" w:line="240" w:lineRule="auto"/>
      <w:rPr>
        <w:rFonts w:ascii="Century Gothic" w:hAnsi="Century Gothic"/>
        <w:color w:val="999999"/>
        <w:sz w:val="16"/>
        <w:szCs w:val="16"/>
      </w:rPr>
    </w:pPr>
    <w:r w:rsidRPr="005C1A40">
      <w:rPr>
        <w:rStyle w:val="En-ttegaucheCar"/>
      </w:rPr>
      <w:fldChar w:fldCharType="begin"/>
    </w:r>
    <w:r w:rsidRPr="005C1A40">
      <w:rPr>
        <w:rStyle w:val="En-ttegaucheCar"/>
      </w:rPr>
      <w:instrText xml:space="preserve"> DOCPROPERTY  DOCSPROP_documentdate  \* MERGEFORMAT </w:instrText>
    </w:r>
    <w:r w:rsidRPr="005C1A40">
      <w:rPr>
        <w:rStyle w:val="En-ttegaucheCar"/>
      </w:rPr>
      <w:fldChar w:fldCharType="separate"/>
    </w:r>
    <w:r w:rsidR="004E07F5">
      <w:rPr>
        <w:rStyle w:val="En-ttegaucheCar"/>
      </w:rPr>
      <w:t>Le 6 juillet 2015</w:t>
    </w:r>
    <w:r w:rsidRPr="005C1A40">
      <w:rPr>
        <w:rStyle w:val="En-ttegaucheCar"/>
      </w:rPr>
      <w:fldChar w:fldCharType="end"/>
    </w:r>
    <w:r w:rsidRPr="005C1A40">
      <w:rPr>
        <w:rFonts w:ascii="Century Gothic" w:hAnsi="Century Gothic"/>
        <w:color w:val="999999"/>
        <w:sz w:val="16"/>
        <w:szCs w:val="16"/>
      </w:rPr>
      <w:t xml:space="preserve"> </w:t>
    </w:r>
    <w:r w:rsidRPr="005C1A40">
      <w:rPr>
        <w:rStyle w:val="ConfidentielpourEn-tteCar"/>
        <w:color w:val="CF022B"/>
      </w:rPr>
      <w:fldChar w:fldCharType="begin"/>
    </w:r>
    <w:r w:rsidRPr="005C1A40">
      <w:rPr>
        <w:rStyle w:val="ConfidentielpourEn-tteCar"/>
        <w:color w:val="CF022B"/>
      </w:rPr>
      <w:instrText xml:space="preserve"> DOCPROPERTY  DOCSCHAR_splitconfidential </w:instrText>
    </w:r>
    <w:del w:id="61" w:author="HUAM Erica" w:date="2015-08-27T11:12:00Z">
      <w:r w:rsidRPr="005C1A40">
        <w:rPr>
          <w:rStyle w:val="ConfidentielpourEn-tteCar"/>
          <w:color w:val="CF022B"/>
        </w:rPr>
        <w:fldChar w:fldCharType="end"/>
      </w:r>
    </w:del>
    <w:r w:rsidRPr="005C1A40">
      <w:rPr>
        <w:rStyle w:val="ConfidentielpourEn-tteCar"/>
        <w:color w:val="CF022B"/>
      </w:rPr>
      <w:t xml:space="preserve"> </w:t>
    </w:r>
    <w:r w:rsidRPr="005C1A40">
      <w:rPr>
        <w:rStyle w:val="ConfidentielpourEn-tteCar"/>
        <w:color w:val="CF022B"/>
      </w:rPr>
      <w:fldChar w:fldCharType="begin"/>
    </w:r>
    <w:r w:rsidRPr="005C1A40">
      <w:rPr>
        <w:rStyle w:val="ConfidentielpourEn-tteCar"/>
        <w:color w:val="CF022B"/>
      </w:rPr>
      <w:instrText xml:space="preserve"> DOCPROPERTY  DOCSPROP_confidential  \* MERGEFORMAT </w:instrText>
    </w:r>
    <w:del w:id="62" w:author="HUAM Erica" w:date="2015-08-27T11:12:00Z">
      <w:r w:rsidRPr="005C1A40">
        <w:rPr>
          <w:rStyle w:val="ConfidentielpourEn-tteCar"/>
          <w:color w:val="CF022B"/>
        </w:rPr>
        <w:fldChar w:fldCharType="end"/>
      </w:r>
    </w:del>
    <w:r w:rsidRPr="005C1A40">
      <w:rPr>
        <w:rFonts w:ascii="Century Gothic" w:hAnsi="Century Gothic"/>
        <w:color w:val="999999"/>
        <w:sz w:val="16"/>
        <w:szCs w:val="16"/>
      </w:rPr>
      <w:tab/>
    </w:r>
    <w:r w:rsidRPr="005C1A40">
      <w:rPr>
        <w:rStyle w:val="En-ttedroitCar"/>
      </w:rPr>
      <w:fldChar w:fldCharType="begin"/>
    </w:r>
    <w:r w:rsidRPr="005C1A40">
      <w:rPr>
        <w:rStyle w:val="En-ttedroitCar"/>
      </w:rPr>
      <w:instrText xml:space="preserve"> DOCPROPERTY  DOCSPROP_entity  \* MERGEFORMAT </w:instrText>
    </w:r>
    <w:del w:id="63" w:author="HUAM Erica" w:date="2015-08-27T11:12:00Z">
      <w:r w:rsidRPr="005C1A40">
        <w:rPr>
          <w:rStyle w:val="En-ttedroitCar"/>
        </w:rPr>
        <w:fldChar w:fldCharType="end"/>
      </w:r>
    </w:del>
  </w:p>
  <w:p w14:paraId="2C0F0105" w14:textId="77777777" w:rsidR="00C97FC4" w:rsidRPr="005C1A40" w:rsidRDefault="00C97FC4" w:rsidP="005C1A40">
    <w:pPr>
      <w:pStyle w:val="En-tte"/>
    </w:pPr>
  </w:p>
  <w:p w14:paraId="56A6D649" w14:textId="77777777" w:rsidR="00C97FC4" w:rsidRPr="005C1A40" w:rsidRDefault="00C97FC4" w:rsidP="005C1A40">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01E48"/>
    <w:multiLevelType w:val="multilevel"/>
    <w:tmpl w:val="86CEFD4C"/>
    <w:lvl w:ilvl="0">
      <w:start w:val="1"/>
      <w:numFmt w:val="none"/>
      <w:pStyle w:val="Titre1"/>
      <w:lvlText w:val=""/>
      <w:lvlJc w:val="left"/>
      <w:pPr>
        <w:tabs>
          <w:tab w:val="num" w:pos="0"/>
        </w:tabs>
        <w:ind w:left="0" w:firstLine="0"/>
      </w:pPr>
      <w:rPr>
        <w:rFonts w:ascii="Century Gothic" w:hAnsi="Century Gothic" w:hint="default"/>
        <w:b w:val="0"/>
        <w:i w:val="0"/>
        <w:color w:val="E51519"/>
        <w:sz w:val="32"/>
        <w:szCs w:val="32"/>
      </w:rPr>
    </w:lvl>
    <w:lvl w:ilvl="1">
      <w:start w:val="1"/>
      <w:numFmt w:val="decimal"/>
      <w:pStyle w:val="Titre1"/>
      <w:lvlText w:val="%2."/>
      <w:lvlJc w:val="left"/>
      <w:pPr>
        <w:tabs>
          <w:tab w:val="num" w:pos="0"/>
        </w:tabs>
        <w:ind w:left="0" w:firstLine="0"/>
      </w:pPr>
      <w:rPr>
        <w:rFonts w:ascii="Century Gothic" w:hAnsi="Century Gothic" w:hint="default"/>
        <w:color w:val="E51519"/>
        <w:sz w:val="32"/>
        <w:szCs w:val="32"/>
      </w:rPr>
    </w:lvl>
    <w:lvl w:ilvl="2">
      <w:start w:val="1"/>
      <w:numFmt w:val="decimal"/>
      <w:pStyle w:val="Titre2"/>
      <w:lvlText w:val="%2.%3."/>
      <w:lvlJc w:val="left"/>
      <w:pPr>
        <w:tabs>
          <w:tab w:val="num" w:pos="0"/>
        </w:tabs>
        <w:ind w:left="0" w:firstLine="0"/>
      </w:pPr>
      <w:rPr>
        <w:rFonts w:hint="default"/>
      </w:rPr>
    </w:lvl>
    <w:lvl w:ilvl="3">
      <w:start w:val="1"/>
      <w:numFmt w:val="decimal"/>
      <w:pStyle w:val="Titre3"/>
      <w:lvlText w:val="%2.%3.%4."/>
      <w:lvlJc w:val="left"/>
      <w:pPr>
        <w:tabs>
          <w:tab w:val="num" w:pos="1247"/>
        </w:tabs>
        <w:ind w:left="1247" w:hanging="687"/>
      </w:pPr>
      <w:rPr>
        <w:rFonts w:ascii="Century Gothic" w:hAnsi="Century Gothic" w:hint="default"/>
        <w:b w:val="0"/>
        <w:i w:val="0"/>
        <w:sz w:val="24"/>
        <w:szCs w:val="24"/>
      </w:rPr>
    </w:lvl>
    <w:lvl w:ilvl="4">
      <w:start w:val="1"/>
      <w:numFmt w:val="lowerLetter"/>
      <w:pStyle w:val="Titre4"/>
      <w:lvlText w:val="%5."/>
      <w:lvlJc w:val="right"/>
      <w:pPr>
        <w:tabs>
          <w:tab w:val="num" w:pos="1247"/>
        </w:tabs>
        <w:ind w:left="1247" w:hanging="56"/>
      </w:pPr>
      <w:rPr>
        <w:rFonts w:hint="default"/>
        <w:sz w:val="22"/>
        <w:szCs w:val="22"/>
        <w:u w:val="none"/>
      </w:rPr>
    </w:lvl>
    <w:lvl w:ilvl="5">
      <w:start w:val="1"/>
      <w:numFmt w:val="none"/>
      <w:pStyle w:val="Titre5"/>
      <w:suff w:val="space"/>
      <w:lvlText w:val=""/>
      <w:lvlJc w:val="left"/>
      <w:pPr>
        <w:ind w:left="1520" w:firstLine="0"/>
      </w:pPr>
      <w:rPr>
        <w:rFonts w:hint="default"/>
      </w:rPr>
    </w:lvl>
    <w:lvl w:ilvl="6">
      <w:start w:val="1"/>
      <w:numFmt w:val="none"/>
      <w:pStyle w:val="Titre6"/>
      <w:suff w:val="nothing"/>
      <w:lvlText w:val=""/>
      <w:lvlJc w:val="left"/>
      <w:pPr>
        <w:ind w:left="1520" w:firstLine="0"/>
      </w:pPr>
      <w:rPr>
        <w:rFonts w:hint="default"/>
      </w:rPr>
    </w:lvl>
    <w:lvl w:ilvl="7">
      <w:start w:val="1"/>
      <w:numFmt w:val="none"/>
      <w:pStyle w:val="Titre7"/>
      <w:suff w:val="nothing"/>
      <w:lvlText w:val=""/>
      <w:lvlJc w:val="left"/>
      <w:pPr>
        <w:ind w:left="1520" w:firstLine="0"/>
      </w:pPr>
      <w:rPr>
        <w:rFonts w:hint="default"/>
      </w:rPr>
    </w:lvl>
    <w:lvl w:ilvl="8">
      <w:start w:val="1"/>
      <w:numFmt w:val="none"/>
      <w:pStyle w:val="Titre8"/>
      <w:suff w:val="nothing"/>
      <w:lvlText w:val=""/>
      <w:lvlJc w:val="left"/>
      <w:pPr>
        <w:ind w:left="1520" w:firstLine="0"/>
      </w:pPr>
      <w:rPr>
        <w:rFonts w:hint="default"/>
      </w:rPr>
    </w:lvl>
  </w:abstractNum>
  <w:abstractNum w:abstractNumId="1">
    <w:nsid w:val="0AF343C2"/>
    <w:multiLevelType w:val="hybridMultilevel"/>
    <w:tmpl w:val="C30C1ADE"/>
    <w:lvl w:ilvl="0" w:tplc="FFFFFFFF">
      <w:start w:val="1"/>
      <w:numFmt w:val="bullet"/>
      <w:pStyle w:val="Listepuces"/>
      <w:lvlText w:val=""/>
      <w:lvlJc w:val="left"/>
      <w:pPr>
        <w:tabs>
          <w:tab w:val="num" w:pos="1589"/>
        </w:tabs>
        <w:ind w:left="1589" w:hanging="360"/>
      </w:pPr>
      <w:rPr>
        <w:rFonts w:ascii="Wingdings" w:hAnsi="Wingdings" w:hint="default"/>
        <w:color w:val="E51519"/>
        <w:sz w:val="18"/>
      </w:rPr>
    </w:lvl>
    <w:lvl w:ilvl="1" w:tplc="FFFFFFFF">
      <w:start w:val="1"/>
      <w:numFmt w:val="bullet"/>
      <w:lvlText w:val="o"/>
      <w:lvlJc w:val="left"/>
      <w:pPr>
        <w:tabs>
          <w:tab w:val="num" w:pos="1589"/>
        </w:tabs>
        <w:ind w:left="1589" w:hanging="360"/>
      </w:pPr>
      <w:rPr>
        <w:rFonts w:ascii="Courier New" w:hAnsi="Courier New" w:cs="Courier New" w:hint="default"/>
      </w:rPr>
    </w:lvl>
    <w:lvl w:ilvl="2" w:tplc="FFFFFFFF" w:tentative="1">
      <w:start w:val="1"/>
      <w:numFmt w:val="bullet"/>
      <w:lvlText w:val=""/>
      <w:lvlJc w:val="left"/>
      <w:pPr>
        <w:tabs>
          <w:tab w:val="num" w:pos="2309"/>
        </w:tabs>
        <w:ind w:left="2309" w:hanging="360"/>
      </w:pPr>
      <w:rPr>
        <w:rFonts w:ascii="Wingdings" w:hAnsi="Wingdings" w:hint="default"/>
      </w:rPr>
    </w:lvl>
    <w:lvl w:ilvl="3" w:tplc="FFFFFFFF" w:tentative="1">
      <w:start w:val="1"/>
      <w:numFmt w:val="bullet"/>
      <w:lvlText w:val=""/>
      <w:lvlJc w:val="left"/>
      <w:pPr>
        <w:tabs>
          <w:tab w:val="num" w:pos="3029"/>
        </w:tabs>
        <w:ind w:left="3029" w:hanging="360"/>
      </w:pPr>
      <w:rPr>
        <w:rFonts w:ascii="Symbol" w:hAnsi="Symbol" w:hint="default"/>
      </w:rPr>
    </w:lvl>
    <w:lvl w:ilvl="4" w:tplc="FFFFFFFF" w:tentative="1">
      <w:start w:val="1"/>
      <w:numFmt w:val="bullet"/>
      <w:lvlText w:val="o"/>
      <w:lvlJc w:val="left"/>
      <w:pPr>
        <w:tabs>
          <w:tab w:val="num" w:pos="3749"/>
        </w:tabs>
        <w:ind w:left="3749" w:hanging="360"/>
      </w:pPr>
      <w:rPr>
        <w:rFonts w:ascii="Courier New" w:hAnsi="Courier New" w:cs="Courier New" w:hint="default"/>
      </w:rPr>
    </w:lvl>
    <w:lvl w:ilvl="5" w:tplc="FFFFFFFF" w:tentative="1">
      <w:start w:val="1"/>
      <w:numFmt w:val="bullet"/>
      <w:lvlText w:val=""/>
      <w:lvlJc w:val="left"/>
      <w:pPr>
        <w:tabs>
          <w:tab w:val="num" w:pos="4469"/>
        </w:tabs>
        <w:ind w:left="4469" w:hanging="360"/>
      </w:pPr>
      <w:rPr>
        <w:rFonts w:ascii="Wingdings" w:hAnsi="Wingdings" w:hint="default"/>
      </w:rPr>
    </w:lvl>
    <w:lvl w:ilvl="6" w:tplc="FFFFFFFF" w:tentative="1">
      <w:start w:val="1"/>
      <w:numFmt w:val="bullet"/>
      <w:lvlText w:val=""/>
      <w:lvlJc w:val="left"/>
      <w:pPr>
        <w:tabs>
          <w:tab w:val="num" w:pos="5189"/>
        </w:tabs>
        <w:ind w:left="5189" w:hanging="360"/>
      </w:pPr>
      <w:rPr>
        <w:rFonts w:ascii="Symbol" w:hAnsi="Symbol" w:hint="default"/>
      </w:rPr>
    </w:lvl>
    <w:lvl w:ilvl="7" w:tplc="FFFFFFFF" w:tentative="1">
      <w:start w:val="1"/>
      <w:numFmt w:val="bullet"/>
      <w:lvlText w:val="o"/>
      <w:lvlJc w:val="left"/>
      <w:pPr>
        <w:tabs>
          <w:tab w:val="num" w:pos="5909"/>
        </w:tabs>
        <w:ind w:left="5909" w:hanging="360"/>
      </w:pPr>
      <w:rPr>
        <w:rFonts w:ascii="Courier New" w:hAnsi="Courier New" w:cs="Courier New" w:hint="default"/>
      </w:rPr>
    </w:lvl>
    <w:lvl w:ilvl="8" w:tplc="FFFFFFFF" w:tentative="1">
      <w:start w:val="1"/>
      <w:numFmt w:val="bullet"/>
      <w:lvlText w:val=""/>
      <w:lvlJc w:val="left"/>
      <w:pPr>
        <w:tabs>
          <w:tab w:val="num" w:pos="6629"/>
        </w:tabs>
        <w:ind w:left="6629" w:hanging="360"/>
      </w:pPr>
      <w:rPr>
        <w:rFonts w:ascii="Wingdings" w:hAnsi="Wingdings" w:hint="default"/>
      </w:rPr>
    </w:lvl>
  </w:abstractNum>
  <w:abstractNum w:abstractNumId="2">
    <w:nsid w:val="0B711C5D"/>
    <w:multiLevelType w:val="hybridMultilevel"/>
    <w:tmpl w:val="DE2E17F8"/>
    <w:lvl w:ilvl="0" w:tplc="3D9CFF62">
      <w:start w:val="1"/>
      <w:numFmt w:val="decimal"/>
      <w:pStyle w:val="Listenumrotepourtableau"/>
      <w:lvlText w:val="%1."/>
      <w:lvlJc w:val="left"/>
      <w:pPr>
        <w:tabs>
          <w:tab w:val="num" w:pos="397"/>
        </w:tabs>
        <w:ind w:left="397" w:hanging="340"/>
      </w:pPr>
      <w:rPr>
        <w:rFonts w:hint="default"/>
        <w:b/>
      </w:rPr>
    </w:lvl>
    <w:lvl w:ilvl="1" w:tplc="040C0019" w:tentative="1">
      <w:start w:val="1"/>
      <w:numFmt w:val="lowerLetter"/>
      <w:lvlText w:val="%2."/>
      <w:lvlJc w:val="left"/>
      <w:pPr>
        <w:tabs>
          <w:tab w:val="num" w:pos="1554"/>
        </w:tabs>
        <w:ind w:left="1554" w:hanging="360"/>
      </w:pPr>
    </w:lvl>
    <w:lvl w:ilvl="2" w:tplc="040C001B" w:tentative="1">
      <w:start w:val="1"/>
      <w:numFmt w:val="lowerRoman"/>
      <w:lvlText w:val="%3."/>
      <w:lvlJc w:val="right"/>
      <w:pPr>
        <w:tabs>
          <w:tab w:val="num" w:pos="2274"/>
        </w:tabs>
        <w:ind w:left="2274" w:hanging="180"/>
      </w:pPr>
    </w:lvl>
    <w:lvl w:ilvl="3" w:tplc="040C000F" w:tentative="1">
      <w:start w:val="1"/>
      <w:numFmt w:val="decimal"/>
      <w:lvlText w:val="%4."/>
      <w:lvlJc w:val="left"/>
      <w:pPr>
        <w:tabs>
          <w:tab w:val="num" w:pos="2994"/>
        </w:tabs>
        <w:ind w:left="2994" w:hanging="360"/>
      </w:pPr>
    </w:lvl>
    <w:lvl w:ilvl="4" w:tplc="040C0019" w:tentative="1">
      <w:start w:val="1"/>
      <w:numFmt w:val="lowerLetter"/>
      <w:lvlText w:val="%5."/>
      <w:lvlJc w:val="left"/>
      <w:pPr>
        <w:tabs>
          <w:tab w:val="num" w:pos="3714"/>
        </w:tabs>
        <w:ind w:left="3714" w:hanging="360"/>
      </w:pPr>
    </w:lvl>
    <w:lvl w:ilvl="5" w:tplc="040C001B" w:tentative="1">
      <w:start w:val="1"/>
      <w:numFmt w:val="lowerRoman"/>
      <w:lvlText w:val="%6."/>
      <w:lvlJc w:val="right"/>
      <w:pPr>
        <w:tabs>
          <w:tab w:val="num" w:pos="4434"/>
        </w:tabs>
        <w:ind w:left="4434" w:hanging="180"/>
      </w:pPr>
    </w:lvl>
    <w:lvl w:ilvl="6" w:tplc="040C000F" w:tentative="1">
      <w:start w:val="1"/>
      <w:numFmt w:val="decimal"/>
      <w:lvlText w:val="%7."/>
      <w:lvlJc w:val="left"/>
      <w:pPr>
        <w:tabs>
          <w:tab w:val="num" w:pos="5154"/>
        </w:tabs>
        <w:ind w:left="5154" w:hanging="360"/>
      </w:pPr>
    </w:lvl>
    <w:lvl w:ilvl="7" w:tplc="040C0019" w:tentative="1">
      <w:start w:val="1"/>
      <w:numFmt w:val="lowerLetter"/>
      <w:lvlText w:val="%8."/>
      <w:lvlJc w:val="left"/>
      <w:pPr>
        <w:tabs>
          <w:tab w:val="num" w:pos="5874"/>
        </w:tabs>
        <w:ind w:left="5874" w:hanging="360"/>
      </w:pPr>
    </w:lvl>
    <w:lvl w:ilvl="8" w:tplc="040C001B" w:tentative="1">
      <w:start w:val="1"/>
      <w:numFmt w:val="lowerRoman"/>
      <w:lvlText w:val="%9."/>
      <w:lvlJc w:val="right"/>
      <w:pPr>
        <w:tabs>
          <w:tab w:val="num" w:pos="6594"/>
        </w:tabs>
        <w:ind w:left="6594" w:hanging="180"/>
      </w:pPr>
    </w:lvl>
  </w:abstractNum>
  <w:abstractNum w:abstractNumId="3">
    <w:nsid w:val="1BD7418F"/>
    <w:multiLevelType w:val="hybridMultilevel"/>
    <w:tmpl w:val="8EEC8F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2274162"/>
    <w:multiLevelType w:val="hybridMultilevel"/>
    <w:tmpl w:val="F4A27E3A"/>
    <w:lvl w:ilvl="0" w:tplc="348AF616">
      <w:start w:val="1"/>
      <w:numFmt w:val="decimal"/>
      <w:pStyle w:val="Listenumrote"/>
      <w:lvlText w:val="%1."/>
      <w:lvlJc w:val="left"/>
      <w:pPr>
        <w:tabs>
          <w:tab w:val="num" w:pos="934"/>
        </w:tabs>
        <w:ind w:left="934" w:hanging="360"/>
      </w:pPr>
      <w:rPr>
        <w:rFonts w:hint="default"/>
        <w:b/>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
    <w:nsid w:val="33E46A11"/>
    <w:multiLevelType w:val="hybridMultilevel"/>
    <w:tmpl w:val="D2D2452C"/>
    <w:lvl w:ilvl="0" w:tplc="FFFFFFFF">
      <w:start w:val="1"/>
      <w:numFmt w:val="bullet"/>
      <w:pStyle w:val="Listepuces2"/>
      <w:lvlText w:val=""/>
      <w:lvlJc w:val="left"/>
      <w:pPr>
        <w:tabs>
          <w:tab w:val="num" w:pos="1560"/>
        </w:tabs>
        <w:ind w:left="1560" w:hanging="360"/>
      </w:pPr>
      <w:rPr>
        <w:rFonts w:ascii="Symbol" w:hAnsi="Symbol" w:hint="default"/>
        <w:color w:val="auto"/>
        <w:sz w:val="22"/>
        <w:szCs w:val="22"/>
      </w:rPr>
    </w:lvl>
    <w:lvl w:ilvl="1" w:tplc="FFFFFFFF" w:tentative="1">
      <w:start w:val="1"/>
      <w:numFmt w:val="bullet"/>
      <w:lvlText w:val="o"/>
      <w:lvlJc w:val="left"/>
      <w:pPr>
        <w:tabs>
          <w:tab w:val="num" w:pos="1320"/>
        </w:tabs>
        <w:ind w:left="1320" w:hanging="360"/>
      </w:pPr>
      <w:rPr>
        <w:rFonts w:ascii="Courier New" w:hAnsi="Courier New" w:cs="Courier New" w:hint="default"/>
      </w:rPr>
    </w:lvl>
    <w:lvl w:ilvl="2" w:tplc="FFFFFFFF" w:tentative="1">
      <w:start w:val="1"/>
      <w:numFmt w:val="bullet"/>
      <w:lvlText w:val=""/>
      <w:lvlJc w:val="left"/>
      <w:pPr>
        <w:tabs>
          <w:tab w:val="num" w:pos="2040"/>
        </w:tabs>
        <w:ind w:left="2040" w:hanging="360"/>
      </w:pPr>
      <w:rPr>
        <w:rFonts w:ascii="Wingdings" w:hAnsi="Wingdings" w:hint="default"/>
      </w:rPr>
    </w:lvl>
    <w:lvl w:ilvl="3" w:tplc="FFFFFFFF" w:tentative="1">
      <w:start w:val="1"/>
      <w:numFmt w:val="bullet"/>
      <w:lvlText w:val=""/>
      <w:lvlJc w:val="left"/>
      <w:pPr>
        <w:tabs>
          <w:tab w:val="num" w:pos="2760"/>
        </w:tabs>
        <w:ind w:left="2760" w:hanging="360"/>
      </w:pPr>
      <w:rPr>
        <w:rFonts w:ascii="Symbol" w:hAnsi="Symbol" w:hint="default"/>
      </w:rPr>
    </w:lvl>
    <w:lvl w:ilvl="4" w:tplc="FFFFFFFF" w:tentative="1">
      <w:start w:val="1"/>
      <w:numFmt w:val="bullet"/>
      <w:lvlText w:val="o"/>
      <w:lvlJc w:val="left"/>
      <w:pPr>
        <w:tabs>
          <w:tab w:val="num" w:pos="3480"/>
        </w:tabs>
        <w:ind w:left="3480" w:hanging="360"/>
      </w:pPr>
      <w:rPr>
        <w:rFonts w:ascii="Courier New" w:hAnsi="Courier New" w:cs="Courier New" w:hint="default"/>
      </w:rPr>
    </w:lvl>
    <w:lvl w:ilvl="5" w:tplc="FFFFFFFF" w:tentative="1">
      <w:start w:val="1"/>
      <w:numFmt w:val="bullet"/>
      <w:lvlText w:val=""/>
      <w:lvlJc w:val="left"/>
      <w:pPr>
        <w:tabs>
          <w:tab w:val="num" w:pos="4200"/>
        </w:tabs>
        <w:ind w:left="4200" w:hanging="360"/>
      </w:pPr>
      <w:rPr>
        <w:rFonts w:ascii="Wingdings" w:hAnsi="Wingdings" w:hint="default"/>
      </w:rPr>
    </w:lvl>
    <w:lvl w:ilvl="6" w:tplc="FFFFFFFF" w:tentative="1">
      <w:start w:val="1"/>
      <w:numFmt w:val="bullet"/>
      <w:lvlText w:val=""/>
      <w:lvlJc w:val="left"/>
      <w:pPr>
        <w:tabs>
          <w:tab w:val="num" w:pos="4920"/>
        </w:tabs>
        <w:ind w:left="4920" w:hanging="360"/>
      </w:pPr>
      <w:rPr>
        <w:rFonts w:ascii="Symbol" w:hAnsi="Symbol" w:hint="default"/>
      </w:rPr>
    </w:lvl>
    <w:lvl w:ilvl="7" w:tplc="FFFFFFFF" w:tentative="1">
      <w:start w:val="1"/>
      <w:numFmt w:val="bullet"/>
      <w:lvlText w:val="o"/>
      <w:lvlJc w:val="left"/>
      <w:pPr>
        <w:tabs>
          <w:tab w:val="num" w:pos="5640"/>
        </w:tabs>
        <w:ind w:left="5640" w:hanging="360"/>
      </w:pPr>
      <w:rPr>
        <w:rFonts w:ascii="Courier New" w:hAnsi="Courier New" w:cs="Courier New" w:hint="default"/>
      </w:rPr>
    </w:lvl>
    <w:lvl w:ilvl="8" w:tplc="FFFFFFFF" w:tentative="1">
      <w:start w:val="1"/>
      <w:numFmt w:val="bullet"/>
      <w:lvlText w:val=""/>
      <w:lvlJc w:val="left"/>
      <w:pPr>
        <w:tabs>
          <w:tab w:val="num" w:pos="6360"/>
        </w:tabs>
        <w:ind w:left="6360" w:hanging="360"/>
      </w:pPr>
      <w:rPr>
        <w:rFonts w:ascii="Wingdings" w:hAnsi="Wingdings" w:hint="default"/>
      </w:rPr>
    </w:lvl>
  </w:abstractNum>
  <w:abstractNum w:abstractNumId="6">
    <w:nsid w:val="677B1F80"/>
    <w:multiLevelType w:val="hybridMultilevel"/>
    <w:tmpl w:val="6C601B5E"/>
    <w:lvl w:ilvl="0" w:tplc="14D21762">
      <w:numFmt w:val="bullet"/>
      <w:lvlText w:val="•"/>
      <w:lvlJc w:val="left"/>
      <w:pPr>
        <w:ind w:left="720" w:hanging="360"/>
      </w:pPr>
      <w:rPr>
        <w:rFonts w:ascii="Verdana" w:eastAsia="Times New Roman" w:hAnsi="Verdan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69A362DD"/>
    <w:multiLevelType w:val="hybridMultilevel"/>
    <w:tmpl w:val="182CB5F2"/>
    <w:lvl w:ilvl="0" w:tplc="B50E9050">
      <w:start w:val="1"/>
      <w:numFmt w:val="bullet"/>
      <w:pStyle w:val="Listepuces3"/>
      <w:lvlText w:val=""/>
      <w:lvlJc w:val="left"/>
      <w:pPr>
        <w:tabs>
          <w:tab w:val="num" w:pos="1680"/>
        </w:tabs>
        <w:ind w:left="1680" w:hanging="360"/>
      </w:pPr>
      <w:rPr>
        <w:rFonts w:ascii="Wingdings" w:hAnsi="Wingdings" w:hint="default"/>
        <w:color w:val="999999"/>
        <w:sz w:val="12"/>
        <w:szCs w:val="12"/>
      </w:rPr>
    </w:lvl>
    <w:lvl w:ilvl="1" w:tplc="040C0003" w:tentative="1">
      <w:start w:val="1"/>
      <w:numFmt w:val="bullet"/>
      <w:lvlText w:val="o"/>
      <w:lvlJc w:val="left"/>
      <w:pPr>
        <w:tabs>
          <w:tab w:val="num" w:pos="2760"/>
        </w:tabs>
        <w:ind w:left="2760" w:hanging="360"/>
      </w:pPr>
      <w:rPr>
        <w:rFonts w:ascii="Courier New" w:hAnsi="Courier New" w:cs="Courier New" w:hint="default"/>
      </w:rPr>
    </w:lvl>
    <w:lvl w:ilvl="2" w:tplc="040C0005" w:tentative="1">
      <w:start w:val="1"/>
      <w:numFmt w:val="bullet"/>
      <w:lvlText w:val=""/>
      <w:lvlJc w:val="left"/>
      <w:pPr>
        <w:tabs>
          <w:tab w:val="num" w:pos="3480"/>
        </w:tabs>
        <w:ind w:left="3480" w:hanging="360"/>
      </w:pPr>
      <w:rPr>
        <w:rFonts w:ascii="Wingdings" w:hAnsi="Wingdings" w:hint="default"/>
      </w:rPr>
    </w:lvl>
    <w:lvl w:ilvl="3" w:tplc="040C0001" w:tentative="1">
      <w:start w:val="1"/>
      <w:numFmt w:val="bullet"/>
      <w:lvlText w:val=""/>
      <w:lvlJc w:val="left"/>
      <w:pPr>
        <w:tabs>
          <w:tab w:val="num" w:pos="4200"/>
        </w:tabs>
        <w:ind w:left="4200" w:hanging="360"/>
      </w:pPr>
      <w:rPr>
        <w:rFonts w:ascii="Symbol" w:hAnsi="Symbol" w:hint="default"/>
      </w:rPr>
    </w:lvl>
    <w:lvl w:ilvl="4" w:tplc="040C0003" w:tentative="1">
      <w:start w:val="1"/>
      <w:numFmt w:val="bullet"/>
      <w:lvlText w:val="o"/>
      <w:lvlJc w:val="left"/>
      <w:pPr>
        <w:tabs>
          <w:tab w:val="num" w:pos="4920"/>
        </w:tabs>
        <w:ind w:left="4920" w:hanging="360"/>
      </w:pPr>
      <w:rPr>
        <w:rFonts w:ascii="Courier New" w:hAnsi="Courier New" w:cs="Courier New" w:hint="default"/>
      </w:rPr>
    </w:lvl>
    <w:lvl w:ilvl="5" w:tplc="040C0005" w:tentative="1">
      <w:start w:val="1"/>
      <w:numFmt w:val="bullet"/>
      <w:lvlText w:val=""/>
      <w:lvlJc w:val="left"/>
      <w:pPr>
        <w:tabs>
          <w:tab w:val="num" w:pos="5640"/>
        </w:tabs>
        <w:ind w:left="5640" w:hanging="360"/>
      </w:pPr>
      <w:rPr>
        <w:rFonts w:ascii="Wingdings" w:hAnsi="Wingdings" w:hint="default"/>
      </w:rPr>
    </w:lvl>
    <w:lvl w:ilvl="6" w:tplc="040C0001" w:tentative="1">
      <w:start w:val="1"/>
      <w:numFmt w:val="bullet"/>
      <w:lvlText w:val=""/>
      <w:lvlJc w:val="left"/>
      <w:pPr>
        <w:tabs>
          <w:tab w:val="num" w:pos="6360"/>
        </w:tabs>
        <w:ind w:left="6360" w:hanging="360"/>
      </w:pPr>
      <w:rPr>
        <w:rFonts w:ascii="Symbol" w:hAnsi="Symbol" w:hint="default"/>
      </w:rPr>
    </w:lvl>
    <w:lvl w:ilvl="7" w:tplc="040C0003" w:tentative="1">
      <w:start w:val="1"/>
      <w:numFmt w:val="bullet"/>
      <w:lvlText w:val="o"/>
      <w:lvlJc w:val="left"/>
      <w:pPr>
        <w:tabs>
          <w:tab w:val="num" w:pos="7080"/>
        </w:tabs>
        <w:ind w:left="7080" w:hanging="360"/>
      </w:pPr>
      <w:rPr>
        <w:rFonts w:ascii="Courier New" w:hAnsi="Courier New" w:cs="Courier New" w:hint="default"/>
      </w:rPr>
    </w:lvl>
    <w:lvl w:ilvl="8" w:tplc="040C0005" w:tentative="1">
      <w:start w:val="1"/>
      <w:numFmt w:val="bullet"/>
      <w:lvlText w:val=""/>
      <w:lvlJc w:val="left"/>
      <w:pPr>
        <w:tabs>
          <w:tab w:val="num" w:pos="7800"/>
        </w:tabs>
        <w:ind w:left="7800" w:hanging="360"/>
      </w:pPr>
      <w:rPr>
        <w:rFonts w:ascii="Wingdings" w:hAnsi="Wingdings" w:hint="default"/>
      </w:rPr>
    </w:lvl>
  </w:abstractNum>
  <w:num w:numId="1">
    <w:abstractNumId w:val="1"/>
  </w:num>
  <w:num w:numId="2">
    <w:abstractNumId w:val="5"/>
  </w:num>
  <w:num w:numId="3">
    <w:abstractNumId w:val="0"/>
  </w:num>
  <w:num w:numId="4">
    <w:abstractNumId w:val="4"/>
  </w:num>
  <w:num w:numId="5">
    <w:abstractNumId w:val="7"/>
  </w:num>
  <w:num w:numId="6">
    <w:abstractNumId w:val="2"/>
  </w:num>
  <w:num w:numId="7">
    <w:abstractNumId w:val="3"/>
  </w:num>
  <w:num w:numId="8">
    <w:abstractNumId w:val="6"/>
  </w:num>
  <w:numIdMacAtCleanup w:val="8"/>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tilisateur de Microsoft Office">
    <w15:presenceInfo w15:providerId="None" w15:userId="Utilisateur de Microsoft Offi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fr-FR" w:vendorID="64" w:dllVersion="131078" w:nlCheck="1" w:checkStyle="0"/>
  <w:activeWritingStyle w:appName="MSWord" w:lang="en-US" w:vendorID="64" w:dllVersion="131078" w:nlCheck="1" w:checkStyle="1"/>
  <w:activeWritingStyle w:appName="MSWord" w:lang="en-GB" w:vendorID="64" w:dllVersion="131077" w:nlCheck="1" w:checkStyle="1"/>
  <w:activeWritingStyle w:appName="MSWord" w:lang="es-ES" w:vendorID="64" w:dllVersion="131078" w:nlCheck="1" w:checkStyle="1"/>
  <w:activeWritingStyle w:appName="MSWord" w:lang="en-GB" w:vendorID="64" w:dllVersion="131078" w:nlCheck="1" w:checkStyle="1"/>
  <w:activeWritingStyle w:appName="MSWord" w:lang="es-ES_tradnl" w:vendorID="64" w:dllVersion="131078" w:nlCheck="1" w:checkStyle="1"/>
  <w:proofState w:spelling="clean" w:grammar="clean"/>
  <w:attachedTemplate r:id="rId1"/>
  <w:revisionView w:markup="0"/>
  <w:trackRevisions/>
  <w:defaultTabStop w:val="709"/>
  <w:hyphenationZone w:val="425"/>
  <w:defaultTableStyle w:val="TableauavecGrille"/>
  <w:drawingGridHorizontalSpacing w:val="120"/>
  <w:drawingGridVerticalSpacing w:val="163"/>
  <w:displayHorizontalDrawingGridEvery w:val="0"/>
  <w:displayVerticalDrawingGridEvery w:val="0"/>
  <w:noPunctuationKerning/>
  <w:characterSpacingControl w:val="doNotCompress"/>
  <w:hdrShapeDefaults>
    <o:shapedefaults v:ext="edit" spidmax="2049" fill="f" fillcolor="window" stroke="f">
      <v:fill color="window" on="f"/>
      <v:stroke on="f"/>
      <o:colormru v:ext="edit" colors="#eaeaea"/>
    </o:shapedefaults>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est1" w:val="Y. DurandT. DupondY. DurandT. DupondY. DurandT. Dupond"/>
    <w:docVar w:name="Dest2" w:val="Y. DurandT. DupondY. DurandT. Dupond"/>
    <w:docVar w:name="Filiale" w:val="Sopra Filiale"/>
    <w:docVar w:name="nbSectPaysage" w:val=" 4"/>
  </w:docVars>
  <w:rsids>
    <w:rsidRoot w:val="005C1A40"/>
    <w:rsid w:val="000012EC"/>
    <w:rsid w:val="000150C2"/>
    <w:rsid w:val="00023404"/>
    <w:rsid w:val="0003611E"/>
    <w:rsid w:val="00037BC2"/>
    <w:rsid w:val="00047BD2"/>
    <w:rsid w:val="00047FF4"/>
    <w:rsid w:val="00057BD3"/>
    <w:rsid w:val="00063AB5"/>
    <w:rsid w:val="000734C9"/>
    <w:rsid w:val="00074A40"/>
    <w:rsid w:val="00080B9C"/>
    <w:rsid w:val="00084DFC"/>
    <w:rsid w:val="0009066B"/>
    <w:rsid w:val="000914A8"/>
    <w:rsid w:val="00093B68"/>
    <w:rsid w:val="00093EE2"/>
    <w:rsid w:val="00093FE4"/>
    <w:rsid w:val="00094352"/>
    <w:rsid w:val="00095F02"/>
    <w:rsid w:val="000A3ADC"/>
    <w:rsid w:val="000B00C6"/>
    <w:rsid w:val="000B6A4E"/>
    <w:rsid w:val="000C4900"/>
    <w:rsid w:val="000C5515"/>
    <w:rsid w:val="000C59DA"/>
    <w:rsid w:val="000D0117"/>
    <w:rsid w:val="000D3F65"/>
    <w:rsid w:val="000D4796"/>
    <w:rsid w:val="000E0FB4"/>
    <w:rsid w:val="00102CB9"/>
    <w:rsid w:val="00110B7D"/>
    <w:rsid w:val="001143E8"/>
    <w:rsid w:val="001176AC"/>
    <w:rsid w:val="00127DD9"/>
    <w:rsid w:val="00134848"/>
    <w:rsid w:val="00136DDD"/>
    <w:rsid w:val="001402DA"/>
    <w:rsid w:val="00140A22"/>
    <w:rsid w:val="00143C74"/>
    <w:rsid w:val="0014624F"/>
    <w:rsid w:val="001476D7"/>
    <w:rsid w:val="00152014"/>
    <w:rsid w:val="001569D7"/>
    <w:rsid w:val="001633DF"/>
    <w:rsid w:val="00164256"/>
    <w:rsid w:val="0017371C"/>
    <w:rsid w:val="00181A4B"/>
    <w:rsid w:val="00184E1E"/>
    <w:rsid w:val="00187CD7"/>
    <w:rsid w:val="00190CBC"/>
    <w:rsid w:val="001921E5"/>
    <w:rsid w:val="0019249D"/>
    <w:rsid w:val="001951AC"/>
    <w:rsid w:val="00197AFB"/>
    <w:rsid w:val="001A348A"/>
    <w:rsid w:val="001B2521"/>
    <w:rsid w:val="001B3C6C"/>
    <w:rsid w:val="001B711A"/>
    <w:rsid w:val="001D1517"/>
    <w:rsid w:val="001D3E24"/>
    <w:rsid w:val="001D5197"/>
    <w:rsid w:val="002107CE"/>
    <w:rsid w:val="00215370"/>
    <w:rsid w:val="002212DF"/>
    <w:rsid w:val="002268AC"/>
    <w:rsid w:val="00230911"/>
    <w:rsid w:val="00231A74"/>
    <w:rsid w:val="00231E1F"/>
    <w:rsid w:val="00241C32"/>
    <w:rsid w:val="00247A81"/>
    <w:rsid w:val="00251211"/>
    <w:rsid w:val="00251650"/>
    <w:rsid w:val="0026325F"/>
    <w:rsid w:val="00263AF4"/>
    <w:rsid w:val="0026488C"/>
    <w:rsid w:val="00265673"/>
    <w:rsid w:val="002667AF"/>
    <w:rsid w:val="00270D86"/>
    <w:rsid w:val="00271EB2"/>
    <w:rsid w:val="00271EF2"/>
    <w:rsid w:val="0027511E"/>
    <w:rsid w:val="00277568"/>
    <w:rsid w:val="00291196"/>
    <w:rsid w:val="00293651"/>
    <w:rsid w:val="002A3737"/>
    <w:rsid w:val="002A6008"/>
    <w:rsid w:val="002B070C"/>
    <w:rsid w:val="002B3E69"/>
    <w:rsid w:val="002B4C7A"/>
    <w:rsid w:val="002B7D7F"/>
    <w:rsid w:val="002C144F"/>
    <w:rsid w:val="002E3B2B"/>
    <w:rsid w:val="002E4F17"/>
    <w:rsid w:val="002E518A"/>
    <w:rsid w:val="002F26D1"/>
    <w:rsid w:val="002F47C3"/>
    <w:rsid w:val="00303962"/>
    <w:rsid w:val="00307CA6"/>
    <w:rsid w:val="003109BD"/>
    <w:rsid w:val="00317D68"/>
    <w:rsid w:val="00332AC5"/>
    <w:rsid w:val="00335D43"/>
    <w:rsid w:val="00347D6A"/>
    <w:rsid w:val="00351B71"/>
    <w:rsid w:val="00355ECC"/>
    <w:rsid w:val="003600EB"/>
    <w:rsid w:val="00365737"/>
    <w:rsid w:val="003711E1"/>
    <w:rsid w:val="0037711D"/>
    <w:rsid w:val="00377E6E"/>
    <w:rsid w:val="00382423"/>
    <w:rsid w:val="00382599"/>
    <w:rsid w:val="00383A41"/>
    <w:rsid w:val="0038799A"/>
    <w:rsid w:val="0039144A"/>
    <w:rsid w:val="003960A9"/>
    <w:rsid w:val="003A1117"/>
    <w:rsid w:val="003A60F1"/>
    <w:rsid w:val="003B03AF"/>
    <w:rsid w:val="003B4B1A"/>
    <w:rsid w:val="003C6CEA"/>
    <w:rsid w:val="003D04B4"/>
    <w:rsid w:val="003D4AC5"/>
    <w:rsid w:val="003D5EEF"/>
    <w:rsid w:val="003D66F8"/>
    <w:rsid w:val="003E2E86"/>
    <w:rsid w:val="003F41CA"/>
    <w:rsid w:val="003F68D0"/>
    <w:rsid w:val="003F7CB2"/>
    <w:rsid w:val="004005C0"/>
    <w:rsid w:val="004070EF"/>
    <w:rsid w:val="0041426A"/>
    <w:rsid w:val="0043216F"/>
    <w:rsid w:val="0044776A"/>
    <w:rsid w:val="00454399"/>
    <w:rsid w:val="00456B6B"/>
    <w:rsid w:val="00463469"/>
    <w:rsid w:val="0046608E"/>
    <w:rsid w:val="004662BF"/>
    <w:rsid w:val="00466CD9"/>
    <w:rsid w:val="004731AA"/>
    <w:rsid w:val="0047557C"/>
    <w:rsid w:val="00475A7F"/>
    <w:rsid w:val="004A1F0D"/>
    <w:rsid w:val="004A7D60"/>
    <w:rsid w:val="004B35FD"/>
    <w:rsid w:val="004C0FD4"/>
    <w:rsid w:val="004C1AAA"/>
    <w:rsid w:val="004C1C55"/>
    <w:rsid w:val="004C4BE6"/>
    <w:rsid w:val="004D6A81"/>
    <w:rsid w:val="004E07F5"/>
    <w:rsid w:val="004E6089"/>
    <w:rsid w:val="004E728D"/>
    <w:rsid w:val="004F0191"/>
    <w:rsid w:val="004F0E58"/>
    <w:rsid w:val="004F34F3"/>
    <w:rsid w:val="004F4EA1"/>
    <w:rsid w:val="004F68FD"/>
    <w:rsid w:val="00501578"/>
    <w:rsid w:val="00510F9C"/>
    <w:rsid w:val="005125AB"/>
    <w:rsid w:val="00520A22"/>
    <w:rsid w:val="005226AC"/>
    <w:rsid w:val="005310DE"/>
    <w:rsid w:val="0053724B"/>
    <w:rsid w:val="00546FD6"/>
    <w:rsid w:val="0055347E"/>
    <w:rsid w:val="005617F5"/>
    <w:rsid w:val="0057030A"/>
    <w:rsid w:val="00572739"/>
    <w:rsid w:val="005760A0"/>
    <w:rsid w:val="00582840"/>
    <w:rsid w:val="00587A5F"/>
    <w:rsid w:val="005966C3"/>
    <w:rsid w:val="005B08A6"/>
    <w:rsid w:val="005B14AB"/>
    <w:rsid w:val="005C1A40"/>
    <w:rsid w:val="005D371C"/>
    <w:rsid w:val="005D586A"/>
    <w:rsid w:val="005E7F74"/>
    <w:rsid w:val="006019DA"/>
    <w:rsid w:val="00602401"/>
    <w:rsid w:val="0060272D"/>
    <w:rsid w:val="0060475F"/>
    <w:rsid w:val="00604857"/>
    <w:rsid w:val="006171AC"/>
    <w:rsid w:val="00627DD0"/>
    <w:rsid w:val="00632FC7"/>
    <w:rsid w:val="006433E8"/>
    <w:rsid w:val="006466E1"/>
    <w:rsid w:val="00647021"/>
    <w:rsid w:val="00650E32"/>
    <w:rsid w:val="00653999"/>
    <w:rsid w:val="006556AF"/>
    <w:rsid w:val="00656155"/>
    <w:rsid w:val="006648B6"/>
    <w:rsid w:val="0066547F"/>
    <w:rsid w:val="0067024B"/>
    <w:rsid w:val="00673E2C"/>
    <w:rsid w:val="006778A4"/>
    <w:rsid w:val="006822F0"/>
    <w:rsid w:val="00687308"/>
    <w:rsid w:val="00692675"/>
    <w:rsid w:val="00693D98"/>
    <w:rsid w:val="00696ED5"/>
    <w:rsid w:val="006974FE"/>
    <w:rsid w:val="006976CB"/>
    <w:rsid w:val="00697C5B"/>
    <w:rsid w:val="006A549C"/>
    <w:rsid w:val="006B0AA0"/>
    <w:rsid w:val="006B7975"/>
    <w:rsid w:val="006D2471"/>
    <w:rsid w:val="006D6385"/>
    <w:rsid w:val="006D7550"/>
    <w:rsid w:val="006E22F9"/>
    <w:rsid w:val="006E7F22"/>
    <w:rsid w:val="006F2068"/>
    <w:rsid w:val="00700CBC"/>
    <w:rsid w:val="00704599"/>
    <w:rsid w:val="007048E1"/>
    <w:rsid w:val="00710F54"/>
    <w:rsid w:val="007131D8"/>
    <w:rsid w:val="007163EA"/>
    <w:rsid w:val="00716DD6"/>
    <w:rsid w:val="0072227A"/>
    <w:rsid w:val="00723FE3"/>
    <w:rsid w:val="007252F9"/>
    <w:rsid w:val="0072781B"/>
    <w:rsid w:val="0074608B"/>
    <w:rsid w:val="0074795D"/>
    <w:rsid w:val="00750959"/>
    <w:rsid w:val="007622A2"/>
    <w:rsid w:val="00762AD4"/>
    <w:rsid w:val="007701F7"/>
    <w:rsid w:val="0077096D"/>
    <w:rsid w:val="00770BCD"/>
    <w:rsid w:val="00775D3C"/>
    <w:rsid w:val="00776BBA"/>
    <w:rsid w:val="007773ED"/>
    <w:rsid w:val="007856AF"/>
    <w:rsid w:val="00785FF1"/>
    <w:rsid w:val="00787E83"/>
    <w:rsid w:val="00797D28"/>
    <w:rsid w:val="007A0699"/>
    <w:rsid w:val="007A43C8"/>
    <w:rsid w:val="007A5952"/>
    <w:rsid w:val="007A634C"/>
    <w:rsid w:val="007B64E3"/>
    <w:rsid w:val="007C1971"/>
    <w:rsid w:val="007C2AB1"/>
    <w:rsid w:val="007C2DDA"/>
    <w:rsid w:val="007D2DF5"/>
    <w:rsid w:val="007D3FC3"/>
    <w:rsid w:val="007D4F9B"/>
    <w:rsid w:val="007E2254"/>
    <w:rsid w:val="007E4835"/>
    <w:rsid w:val="007E771E"/>
    <w:rsid w:val="007F0502"/>
    <w:rsid w:val="007F11B3"/>
    <w:rsid w:val="007F32EC"/>
    <w:rsid w:val="007F51DA"/>
    <w:rsid w:val="00802703"/>
    <w:rsid w:val="00805B6B"/>
    <w:rsid w:val="008064A4"/>
    <w:rsid w:val="00806AD3"/>
    <w:rsid w:val="00812053"/>
    <w:rsid w:val="00816AD2"/>
    <w:rsid w:val="00820EEE"/>
    <w:rsid w:val="0082188D"/>
    <w:rsid w:val="00825AE4"/>
    <w:rsid w:val="00841B47"/>
    <w:rsid w:val="00844702"/>
    <w:rsid w:val="00846A87"/>
    <w:rsid w:val="00853569"/>
    <w:rsid w:val="008552C0"/>
    <w:rsid w:val="00860DA1"/>
    <w:rsid w:val="008728EC"/>
    <w:rsid w:val="008800CE"/>
    <w:rsid w:val="00887B2E"/>
    <w:rsid w:val="008B1BBA"/>
    <w:rsid w:val="008B3349"/>
    <w:rsid w:val="008C45D6"/>
    <w:rsid w:val="008C563F"/>
    <w:rsid w:val="008D4BC5"/>
    <w:rsid w:val="008E50B2"/>
    <w:rsid w:val="008E67AD"/>
    <w:rsid w:val="008F3FDD"/>
    <w:rsid w:val="008F4428"/>
    <w:rsid w:val="00900719"/>
    <w:rsid w:val="00901C0C"/>
    <w:rsid w:val="00916A20"/>
    <w:rsid w:val="00916CAF"/>
    <w:rsid w:val="00921C31"/>
    <w:rsid w:val="00921D03"/>
    <w:rsid w:val="00925457"/>
    <w:rsid w:val="0093396B"/>
    <w:rsid w:val="0094465E"/>
    <w:rsid w:val="00944D57"/>
    <w:rsid w:val="009503F9"/>
    <w:rsid w:val="0095304C"/>
    <w:rsid w:val="00955409"/>
    <w:rsid w:val="00955570"/>
    <w:rsid w:val="00961328"/>
    <w:rsid w:val="0096253C"/>
    <w:rsid w:val="00962AC7"/>
    <w:rsid w:val="00962E4A"/>
    <w:rsid w:val="0097149D"/>
    <w:rsid w:val="00977507"/>
    <w:rsid w:val="00980BCE"/>
    <w:rsid w:val="009927A8"/>
    <w:rsid w:val="0099319F"/>
    <w:rsid w:val="00994ADE"/>
    <w:rsid w:val="0099574B"/>
    <w:rsid w:val="0099610B"/>
    <w:rsid w:val="009A09AE"/>
    <w:rsid w:val="009A20AD"/>
    <w:rsid w:val="009A4FDC"/>
    <w:rsid w:val="009A54BD"/>
    <w:rsid w:val="009B2AE4"/>
    <w:rsid w:val="009B489F"/>
    <w:rsid w:val="009C452F"/>
    <w:rsid w:val="009C4785"/>
    <w:rsid w:val="009D18CC"/>
    <w:rsid w:val="009D23E1"/>
    <w:rsid w:val="009E3AC6"/>
    <w:rsid w:val="009F1FC6"/>
    <w:rsid w:val="009F38B5"/>
    <w:rsid w:val="009F7CFE"/>
    <w:rsid w:val="00A10E9B"/>
    <w:rsid w:val="00A2036F"/>
    <w:rsid w:val="00A224EC"/>
    <w:rsid w:val="00A243AE"/>
    <w:rsid w:val="00A334ED"/>
    <w:rsid w:val="00A37C9F"/>
    <w:rsid w:val="00A4054E"/>
    <w:rsid w:val="00A40929"/>
    <w:rsid w:val="00A40EC9"/>
    <w:rsid w:val="00A433FD"/>
    <w:rsid w:val="00A471D1"/>
    <w:rsid w:val="00A57751"/>
    <w:rsid w:val="00A57B3D"/>
    <w:rsid w:val="00A65B9C"/>
    <w:rsid w:val="00A7076B"/>
    <w:rsid w:val="00A76221"/>
    <w:rsid w:val="00A76CC0"/>
    <w:rsid w:val="00A83213"/>
    <w:rsid w:val="00A930AD"/>
    <w:rsid w:val="00A9359A"/>
    <w:rsid w:val="00AA08BA"/>
    <w:rsid w:val="00AA3057"/>
    <w:rsid w:val="00AA3068"/>
    <w:rsid w:val="00AA6D0C"/>
    <w:rsid w:val="00AB0FD5"/>
    <w:rsid w:val="00AB7E77"/>
    <w:rsid w:val="00AC2771"/>
    <w:rsid w:val="00AD32FB"/>
    <w:rsid w:val="00AD6A1A"/>
    <w:rsid w:val="00AE46EB"/>
    <w:rsid w:val="00AF2FD7"/>
    <w:rsid w:val="00B045F3"/>
    <w:rsid w:val="00B05506"/>
    <w:rsid w:val="00B07EF5"/>
    <w:rsid w:val="00B13FFD"/>
    <w:rsid w:val="00B14727"/>
    <w:rsid w:val="00B14818"/>
    <w:rsid w:val="00B1587F"/>
    <w:rsid w:val="00B211AA"/>
    <w:rsid w:val="00B22336"/>
    <w:rsid w:val="00B228B2"/>
    <w:rsid w:val="00B24372"/>
    <w:rsid w:val="00B330A8"/>
    <w:rsid w:val="00B379C9"/>
    <w:rsid w:val="00B46914"/>
    <w:rsid w:val="00B4798F"/>
    <w:rsid w:val="00B57FF0"/>
    <w:rsid w:val="00B637CF"/>
    <w:rsid w:val="00B64E8E"/>
    <w:rsid w:val="00B6794C"/>
    <w:rsid w:val="00B7037C"/>
    <w:rsid w:val="00B80BFF"/>
    <w:rsid w:val="00B815F6"/>
    <w:rsid w:val="00B8461D"/>
    <w:rsid w:val="00B95E97"/>
    <w:rsid w:val="00BA698A"/>
    <w:rsid w:val="00BA787A"/>
    <w:rsid w:val="00BB170F"/>
    <w:rsid w:val="00BB7117"/>
    <w:rsid w:val="00BB7D4F"/>
    <w:rsid w:val="00BC4B36"/>
    <w:rsid w:val="00BD7FA9"/>
    <w:rsid w:val="00BE5BC7"/>
    <w:rsid w:val="00BF0156"/>
    <w:rsid w:val="00BF0860"/>
    <w:rsid w:val="00BF60D8"/>
    <w:rsid w:val="00C00027"/>
    <w:rsid w:val="00C0010B"/>
    <w:rsid w:val="00C0146B"/>
    <w:rsid w:val="00C02085"/>
    <w:rsid w:val="00C03AE7"/>
    <w:rsid w:val="00C04C89"/>
    <w:rsid w:val="00C1447A"/>
    <w:rsid w:val="00C23EBF"/>
    <w:rsid w:val="00C314AA"/>
    <w:rsid w:val="00C5051B"/>
    <w:rsid w:val="00C53C0D"/>
    <w:rsid w:val="00C7418D"/>
    <w:rsid w:val="00C779F3"/>
    <w:rsid w:val="00C915C9"/>
    <w:rsid w:val="00C9212D"/>
    <w:rsid w:val="00C932BF"/>
    <w:rsid w:val="00C9350D"/>
    <w:rsid w:val="00C93C39"/>
    <w:rsid w:val="00C96832"/>
    <w:rsid w:val="00C97FC4"/>
    <w:rsid w:val="00CA3368"/>
    <w:rsid w:val="00CA7CCB"/>
    <w:rsid w:val="00CB0261"/>
    <w:rsid w:val="00CB25C1"/>
    <w:rsid w:val="00CB2C33"/>
    <w:rsid w:val="00CB2F9C"/>
    <w:rsid w:val="00CB4E96"/>
    <w:rsid w:val="00CC3EB1"/>
    <w:rsid w:val="00CC41D7"/>
    <w:rsid w:val="00CC54C8"/>
    <w:rsid w:val="00CC6050"/>
    <w:rsid w:val="00CC7E3D"/>
    <w:rsid w:val="00CD591D"/>
    <w:rsid w:val="00CE1AA7"/>
    <w:rsid w:val="00CE2AD5"/>
    <w:rsid w:val="00CE3D2A"/>
    <w:rsid w:val="00CE4578"/>
    <w:rsid w:val="00CE4E94"/>
    <w:rsid w:val="00CE4FC1"/>
    <w:rsid w:val="00CF2139"/>
    <w:rsid w:val="00CF7DDF"/>
    <w:rsid w:val="00D03473"/>
    <w:rsid w:val="00D13B78"/>
    <w:rsid w:val="00D21630"/>
    <w:rsid w:val="00D239A1"/>
    <w:rsid w:val="00D31D69"/>
    <w:rsid w:val="00D427C9"/>
    <w:rsid w:val="00D453FC"/>
    <w:rsid w:val="00D4728E"/>
    <w:rsid w:val="00D507ED"/>
    <w:rsid w:val="00D5398D"/>
    <w:rsid w:val="00D62B83"/>
    <w:rsid w:val="00D65594"/>
    <w:rsid w:val="00D71C8C"/>
    <w:rsid w:val="00D7287F"/>
    <w:rsid w:val="00D83692"/>
    <w:rsid w:val="00D8537D"/>
    <w:rsid w:val="00D8562D"/>
    <w:rsid w:val="00D943F9"/>
    <w:rsid w:val="00DA0FC8"/>
    <w:rsid w:val="00DA1B0B"/>
    <w:rsid w:val="00DA22DB"/>
    <w:rsid w:val="00DA729D"/>
    <w:rsid w:val="00DB7B9E"/>
    <w:rsid w:val="00DC1209"/>
    <w:rsid w:val="00DC2905"/>
    <w:rsid w:val="00DD2008"/>
    <w:rsid w:val="00DD6D13"/>
    <w:rsid w:val="00DD7506"/>
    <w:rsid w:val="00DE3FE4"/>
    <w:rsid w:val="00DE43C9"/>
    <w:rsid w:val="00DF0274"/>
    <w:rsid w:val="00DF438B"/>
    <w:rsid w:val="00DF5C96"/>
    <w:rsid w:val="00E010E1"/>
    <w:rsid w:val="00E064F3"/>
    <w:rsid w:val="00E164FA"/>
    <w:rsid w:val="00E24CDD"/>
    <w:rsid w:val="00E2738A"/>
    <w:rsid w:val="00E31168"/>
    <w:rsid w:val="00E3433E"/>
    <w:rsid w:val="00E34CDD"/>
    <w:rsid w:val="00E34E3B"/>
    <w:rsid w:val="00E37D26"/>
    <w:rsid w:val="00E4302D"/>
    <w:rsid w:val="00E457E2"/>
    <w:rsid w:val="00E50B1A"/>
    <w:rsid w:val="00E53001"/>
    <w:rsid w:val="00E53BB7"/>
    <w:rsid w:val="00E549E9"/>
    <w:rsid w:val="00E551F8"/>
    <w:rsid w:val="00E555BC"/>
    <w:rsid w:val="00E57DF0"/>
    <w:rsid w:val="00E60250"/>
    <w:rsid w:val="00E621C4"/>
    <w:rsid w:val="00E623A9"/>
    <w:rsid w:val="00E71505"/>
    <w:rsid w:val="00E77057"/>
    <w:rsid w:val="00E8229F"/>
    <w:rsid w:val="00E84606"/>
    <w:rsid w:val="00E86289"/>
    <w:rsid w:val="00EA3B5C"/>
    <w:rsid w:val="00EA6A40"/>
    <w:rsid w:val="00EC15A0"/>
    <w:rsid w:val="00ED3A00"/>
    <w:rsid w:val="00ED59F9"/>
    <w:rsid w:val="00EE189A"/>
    <w:rsid w:val="00EE27BD"/>
    <w:rsid w:val="00EE44A0"/>
    <w:rsid w:val="00EF6276"/>
    <w:rsid w:val="00EF6FC6"/>
    <w:rsid w:val="00F00CFD"/>
    <w:rsid w:val="00F0514A"/>
    <w:rsid w:val="00F051C8"/>
    <w:rsid w:val="00F166EF"/>
    <w:rsid w:val="00F22A10"/>
    <w:rsid w:val="00F22A42"/>
    <w:rsid w:val="00F37810"/>
    <w:rsid w:val="00F406A6"/>
    <w:rsid w:val="00F432A3"/>
    <w:rsid w:val="00F46F1D"/>
    <w:rsid w:val="00F53D54"/>
    <w:rsid w:val="00F55C90"/>
    <w:rsid w:val="00F560D0"/>
    <w:rsid w:val="00F64BC2"/>
    <w:rsid w:val="00F7021F"/>
    <w:rsid w:val="00F70B61"/>
    <w:rsid w:val="00F72A2A"/>
    <w:rsid w:val="00F77AE4"/>
    <w:rsid w:val="00F91101"/>
    <w:rsid w:val="00FA394B"/>
    <w:rsid w:val="00FA5D45"/>
    <w:rsid w:val="00FA69D8"/>
    <w:rsid w:val="00FB6E89"/>
    <w:rsid w:val="00FD1089"/>
    <w:rsid w:val="00FD7EB2"/>
    <w:rsid w:val="00FE1CC6"/>
    <w:rsid w:val="00FF57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indow" stroke="f">
      <v:fill color="window" on="f"/>
      <v:stroke on="f"/>
      <o:colormru v:ext="edit" colors="#eaeaea"/>
    </o:shapedefaults>
    <o:shapelayout v:ext="edit">
      <o:idmap v:ext="edit" data="1"/>
    </o:shapelayout>
  </w:shapeDefaults>
  <w:decimalSymbol w:val=","/>
  <w:listSeparator w:val=";"/>
  <w14:docId w14:val="768E7D7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6CEA"/>
    <w:pPr>
      <w:spacing w:before="60" w:line="360" w:lineRule="auto"/>
      <w:jc w:val="both"/>
    </w:pPr>
    <w:rPr>
      <w:rFonts w:ascii="Verdana" w:hAnsi="Verdana"/>
      <w:lang w:val="fr-FR" w:eastAsia="fr-FR"/>
    </w:rPr>
  </w:style>
  <w:style w:type="paragraph" w:styleId="Titre1">
    <w:name w:val="heading 1"/>
    <w:next w:val="Normal"/>
    <w:link w:val="Titre1Car"/>
    <w:autoRedefine/>
    <w:qFormat/>
    <w:rsid w:val="0027511E"/>
    <w:pPr>
      <w:keepNext/>
      <w:numPr>
        <w:ilvl w:val="1"/>
        <w:numId w:val="3"/>
      </w:numPr>
      <w:pBdr>
        <w:bottom w:val="single" w:sz="4" w:space="6" w:color="E51519"/>
      </w:pBdr>
      <w:tabs>
        <w:tab w:val="left" w:pos="560"/>
      </w:tabs>
      <w:spacing w:before="1120" w:after="120"/>
      <w:outlineLvl w:val="0"/>
    </w:pPr>
    <w:rPr>
      <w:rFonts w:ascii="Century Gothic" w:hAnsi="Century Gothic"/>
      <w:kern w:val="28"/>
      <w:sz w:val="34"/>
      <w:szCs w:val="40"/>
      <w:lang w:val="fr-FR" w:eastAsia="fr-FR"/>
    </w:rPr>
  </w:style>
  <w:style w:type="paragraph" w:styleId="Titre2">
    <w:name w:val="heading 2"/>
    <w:next w:val="Normal"/>
    <w:qFormat/>
    <w:rsid w:val="00820EEE"/>
    <w:pPr>
      <w:keepNext/>
      <w:numPr>
        <w:ilvl w:val="2"/>
        <w:numId w:val="3"/>
      </w:numPr>
      <w:tabs>
        <w:tab w:val="left" w:pos="560"/>
      </w:tabs>
      <w:spacing w:before="720" w:after="360"/>
      <w:outlineLvl w:val="1"/>
    </w:pPr>
    <w:rPr>
      <w:rFonts w:ascii="Century Gothic" w:hAnsi="Century Gothic"/>
      <w:b/>
      <w:kern w:val="28"/>
      <w:sz w:val="32"/>
      <w:szCs w:val="24"/>
      <w:lang w:val="fr-FR" w:eastAsia="fr-FR"/>
    </w:rPr>
  </w:style>
  <w:style w:type="paragraph" w:styleId="Titre3">
    <w:name w:val="heading 3"/>
    <w:next w:val="Normal"/>
    <w:qFormat/>
    <w:rsid w:val="00820EEE"/>
    <w:pPr>
      <w:keepNext/>
      <w:numPr>
        <w:ilvl w:val="3"/>
        <w:numId w:val="3"/>
      </w:numPr>
      <w:spacing w:before="480" w:after="240"/>
      <w:ind w:hanging="686"/>
      <w:outlineLvl w:val="2"/>
    </w:pPr>
    <w:rPr>
      <w:rFonts w:ascii="Century Gothic" w:hAnsi="Century Gothic"/>
      <w:kern w:val="28"/>
      <w:sz w:val="28"/>
      <w:szCs w:val="24"/>
      <w:lang w:val="fr-FR" w:eastAsia="fr-FR"/>
    </w:rPr>
  </w:style>
  <w:style w:type="paragraph" w:styleId="Titre4">
    <w:name w:val="heading 4"/>
    <w:basedOn w:val="Titre3"/>
    <w:next w:val="Normal"/>
    <w:qFormat/>
    <w:rsid w:val="00820EEE"/>
    <w:pPr>
      <w:numPr>
        <w:ilvl w:val="4"/>
      </w:numPr>
      <w:spacing w:before="360" w:after="360"/>
      <w:ind w:left="1248" w:hanging="57"/>
      <w:outlineLvl w:val="3"/>
    </w:pPr>
    <w:rPr>
      <w:szCs w:val="22"/>
    </w:rPr>
  </w:style>
  <w:style w:type="paragraph" w:styleId="Titre5">
    <w:name w:val="heading 5"/>
    <w:basedOn w:val="Titre4"/>
    <w:next w:val="Normal"/>
    <w:qFormat/>
    <w:rsid w:val="00820EEE"/>
    <w:pPr>
      <w:numPr>
        <w:ilvl w:val="5"/>
      </w:numPr>
      <w:spacing w:before="480" w:after="480"/>
      <w:outlineLvl w:val="4"/>
    </w:pPr>
    <w:rPr>
      <w:i/>
    </w:rPr>
  </w:style>
  <w:style w:type="paragraph" w:styleId="Titre6">
    <w:name w:val="heading 6"/>
    <w:basedOn w:val="Titre5"/>
    <w:next w:val="Normal"/>
    <w:qFormat/>
    <w:rsid w:val="00820EEE"/>
    <w:pPr>
      <w:numPr>
        <w:ilvl w:val="6"/>
      </w:numPr>
      <w:spacing w:before="600" w:after="600"/>
      <w:outlineLvl w:val="5"/>
    </w:pPr>
    <w:rPr>
      <w:b/>
    </w:rPr>
  </w:style>
  <w:style w:type="paragraph" w:styleId="Titre7">
    <w:name w:val="heading 7"/>
    <w:basedOn w:val="Normal"/>
    <w:next w:val="Normal"/>
    <w:qFormat/>
    <w:rsid w:val="00820EEE"/>
    <w:pPr>
      <w:numPr>
        <w:ilvl w:val="7"/>
        <w:numId w:val="3"/>
      </w:numPr>
      <w:spacing w:before="360" w:after="180"/>
      <w:outlineLvl w:val="6"/>
    </w:pPr>
    <w:rPr>
      <w:rFonts w:ascii="Arial" w:hAnsi="Arial"/>
      <w:sz w:val="24"/>
    </w:rPr>
  </w:style>
  <w:style w:type="paragraph" w:styleId="Titre8">
    <w:name w:val="heading 8"/>
    <w:basedOn w:val="Normal"/>
    <w:next w:val="Normal"/>
    <w:qFormat/>
    <w:rsid w:val="00820EEE"/>
    <w:pPr>
      <w:numPr>
        <w:ilvl w:val="8"/>
        <w:numId w:val="3"/>
      </w:numPr>
      <w:spacing w:before="360" w:after="180"/>
      <w:outlineLvl w:val="7"/>
    </w:pPr>
    <w:rPr>
      <w:rFonts w:ascii="Arial" w:hAnsi="Arial"/>
      <w:i/>
      <w:sz w:val="24"/>
    </w:rPr>
  </w:style>
  <w:style w:type="paragraph" w:styleId="Titre9">
    <w:name w:val="heading 9"/>
    <w:basedOn w:val="Normal"/>
    <w:next w:val="Normal"/>
    <w:qFormat/>
    <w:rsid w:val="00820EEE"/>
    <w:pPr>
      <w:spacing w:before="360" w:after="180"/>
      <w:outlineLvl w:val="8"/>
    </w:pPr>
    <w:rPr>
      <w:rFonts w:ascii="Arial" w:hAnsi="Arial"/>
      <w:b/>
      <w:i/>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sid w:val="0027511E"/>
    <w:rPr>
      <w:rFonts w:ascii="Century Gothic" w:hAnsi="Century Gothic"/>
      <w:kern w:val="28"/>
      <w:sz w:val="34"/>
      <w:szCs w:val="40"/>
      <w:lang w:val="fr-FR" w:eastAsia="fr-FR"/>
    </w:rPr>
  </w:style>
  <w:style w:type="paragraph" w:styleId="TM2">
    <w:name w:val="toc 2"/>
    <w:next w:val="Normal"/>
    <w:autoRedefine/>
    <w:uiPriority w:val="39"/>
    <w:rsid w:val="005C1A40"/>
    <w:pPr>
      <w:spacing w:line="360" w:lineRule="auto"/>
      <w:ind w:left="200"/>
    </w:pPr>
    <w:rPr>
      <w:rFonts w:asciiTheme="minorHAnsi" w:hAnsiTheme="minorHAnsi"/>
      <w:i/>
      <w:sz w:val="22"/>
      <w:szCs w:val="22"/>
      <w:lang w:val="fr-FR" w:eastAsia="fr-FR"/>
    </w:rPr>
  </w:style>
  <w:style w:type="paragraph" w:styleId="TM1">
    <w:name w:val="toc 1"/>
    <w:next w:val="Normal"/>
    <w:autoRedefine/>
    <w:uiPriority w:val="39"/>
    <w:rsid w:val="005C1A40"/>
    <w:pPr>
      <w:spacing w:before="120" w:line="360" w:lineRule="auto"/>
    </w:pPr>
    <w:rPr>
      <w:rFonts w:asciiTheme="minorHAnsi" w:hAnsiTheme="minorHAnsi"/>
      <w:b/>
      <w:sz w:val="22"/>
      <w:szCs w:val="22"/>
      <w:lang w:val="fr-FR" w:eastAsia="fr-FR"/>
    </w:rPr>
  </w:style>
  <w:style w:type="paragraph" w:styleId="TM3">
    <w:name w:val="toc 3"/>
    <w:next w:val="Normal"/>
    <w:autoRedefine/>
    <w:uiPriority w:val="39"/>
    <w:rsid w:val="005C1A40"/>
    <w:pPr>
      <w:spacing w:line="360" w:lineRule="auto"/>
      <w:ind w:left="400"/>
    </w:pPr>
    <w:rPr>
      <w:rFonts w:asciiTheme="minorHAnsi" w:hAnsiTheme="minorHAnsi"/>
      <w:sz w:val="22"/>
      <w:szCs w:val="22"/>
      <w:lang w:val="fr-FR" w:eastAsia="fr-FR"/>
    </w:rPr>
  </w:style>
  <w:style w:type="paragraph" w:styleId="TM4">
    <w:name w:val="toc 4"/>
    <w:next w:val="Normal"/>
    <w:uiPriority w:val="39"/>
    <w:rsid w:val="005C1A40"/>
    <w:pPr>
      <w:spacing w:line="360" w:lineRule="auto"/>
      <w:ind w:left="600"/>
    </w:pPr>
    <w:rPr>
      <w:rFonts w:asciiTheme="minorHAnsi" w:hAnsiTheme="minorHAnsi"/>
      <w:lang w:val="fr-FR" w:eastAsia="fr-FR"/>
    </w:rPr>
  </w:style>
  <w:style w:type="paragraph" w:styleId="Index1">
    <w:name w:val="index 1"/>
    <w:semiHidden/>
    <w:rsid w:val="005C1A40"/>
    <w:pPr>
      <w:spacing w:before="60"/>
      <w:ind w:left="284" w:hanging="284"/>
    </w:pPr>
    <w:rPr>
      <w:rFonts w:ascii="Arial" w:hAnsi="Arial"/>
      <w:b/>
      <w:sz w:val="18"/>
      <w:lang w:val="fr-FR" w:eastAsia="fr-FR"/>
    </w:rPr>
  </w:style>
  <w:style w:type="paragraph" w:styleId="Index2">
    <w:name w:val="index 2"/>
    <w:basedOn w:val="Index1"/>
    <w:semiHidden/>
    <w:rsid w:val="005C1A40"/>
    <w:pPr>
      <w:spacing w:before="0"/>
      <w:ind w:left="568"/>
    </w:pPr>
    <w:rPr>
      <w:b w:val="0"/>
    </w:rPr>
  </w:style>
  <w:style w:type="character" w:styleId="Appelnotedebasdep">
    <w:name w:val="footnote reference"/>
    <w:semiHidden/>
    <w:rsid w:val="005C1A40"/>
    <w:rPr>
      <w:rFonts w:ascii="Garamond" w:hAnsi="Garamond"/>
      <w:noProof w:val="0"/>
      <w:sz w:val="24"/>
      <w:vertAlign w:val="superscript"/>
      <w:lang w:val="fr-FR"/>
    </w:rPr>
  </w:style>
  <w:style w:type="paragraph" w:styleId="Notedebasdepage">
    <w:name w:val="footnote text"/>
    <w:semiHidden/>
    <w:rsid w:val="005C1A40"/>
    <w:rPr>
      <w:rFonts w:ascii="Garamond" w:hAnsi="Garamond"/>
      <w:lang w:val="fr-FR" w:eastAsia="fr-FR"/>
    </w:rPr>
  </w:style>
  <w:style w:type="paragraph" w:styleId="Lgende">
    <w:name w:val="caption"/>
    <w:next w:val="Normal"/>
    <w:qFormat/>
    <w:rsid w:val="00E2738A"/>
    <w:pPr>
      <w:spacing w:before="40"/>
      <w:jc w:val="center"/>
    </w:pPr>
    <w:rPr>
      <w:rFonts w:ascii="Garamond" w:hAnsi="Garamond"/>
      <w:i/>
      <w:sz w:val="24"/>
      <w:lang w:val="fr-FR" w:eastAsia="fr-FR"/>
    </w:rPr>
  </w:style>
  <w:style w:type="paragraph" w:styleId="Index3">
    <w:name w:val="index 3"/>
    <w:basedOn w:val="Index2"/>
    <w:next w:val="Normal"/>
    <w:autoRedefine/>
    <w:semiHidden/>
    <w:rsid w:val="005C1A40"/>
    <w:pPr>
      <w:ind w:left="851"/>
    </w:pPr>
    <w:rPr>
      <w:i/>
    </w:rPr>
  </w:style>
  <w:style w:type="paragraph" w:styleId="Explorateurdedocuments">
    <w:name w:val="Document Map"/>
    <w:basedOn w:val="Normal"/>
    <w:semiHidden/>
    <w:rsid w:val="005C1A40"/>
    <w:pPr>
      <w:shd w:val="clear" w:color="auto" w:fill="000080"/>
    </w:pPr>
    <w:rPr>
      <w:rFonts w:ascii="Tahoma" w:hAnsi="Tahoma" w:cs="Tahoma"/>
    </w:rPr>
  </w:style>
  <w:style w:type="paragraph" w:styleId="TM5">
    <w:name w:val="toc 5"/>
    <w:basedOn w:val="Normal"/>
    <w:next w:val="Normal"/>
    <w:autoRedefine/>
    <w:semiHidden/>
    <w:rsid w:val="005C1A40"/>
    <w:pPr>
      <w:spacing w:before="0"/>
      <w:ind w:left="800"/>
      <w:jc w:val="left"/>
    </w:pPr>
    <w:rPr>
      <w:rFonts w:asciiTheme="minorHAnsi" w:hAnsiTheme="minorHAnsi"/>
    </w:rPr>
  </w:style>
  <w:style w:type="paragraph" w:styleId="TM6">
    <w:name w:val="toc 6"/>
    <w:basedOn w:val="Normal"/>
    <w:next w:val="Normal"/>
    <w:autoRedefine/>
    <w:semiHidden/>
    <w:rsid w:val="005C1A40"/>
    <w:pPr>
      <w:spacing w:before="0"/>
      <w:ind w:left="1000"/>
      <w:jc w:val="left"/>
    </w:pPr>
    <w:rPr>
      <w:rFonts w:asciiTheme="minorHAnsi" w:hAnsiTheme="minorHAnsi"/>
    </w:rPr>
  </w:style>
  <w:style w:type="paragraph" w:styleId="TM7">
    <w:name w:val="toc 7"/>
    <w:basedOn w:val="Normal"/>
    <w:next w:val="Normal"/>
    <w:autoRedefine/>
    <w:semiHidden/>
    <w:rsid w:val="005C1A40"/>
    <w:pPr>
      <w:spacing w:before="0"/>
      <w:ind w:left="1200"/>
      <w:jc w:val="left"/>
    </w:pPr>
    <w:rPr>
      <w:rFonts w:asciiTheme="minorHAnsi" w:hAnsiTheme="minorHAnsi"/>
    </w:rPr>
  </w:style>
  <w:style w:type="paragraph" w:styleId="TM8">
    <w:name w:val="toc 8"/>
    <w:basedOn w:val="Normal"/>
    <w:next w:val="Normal"/>
    <w:autoRedefine/>
    <w:semiHidden/>
    <w:rsid w:val="005C1A40"/>
    <w:pPr>
      <w:spacing w:before="0"/>
      <w:ind w:left="1400"/>
      <w:jc w:val="left"/>
    </w:pPr>
    <w:rPr>
      <w:rFonts w:asciiTheme="minorHAnsi" w:hAnsiTheme="minorHAnsi"/>
    </w:rPr>
  </w:style>
  <w:style w:type="paragraph" w:styleId="TM9">
    <w:name w:val="toc 9"/>
    <w:basedOn w:val="Normal"/>
    <w:next w:val="Normal"/>
    <w:autoRedefine/>
    <w:semiHidden/>
    <w:rsid w:val="005C1A40"/>
    <w:pPr>
      <w:spacing w:before="0"/>
      <w:ind w:left="1600"/>
      <w:jc w:val="left"/>
    </w:pPr>
    <w:rPr>
      <w:rFonts w:asciiTheme="minorHAnsi" w:hAnsiTheme="minorHAnsi"/>
    </w:rPr>
  </w:style>
  <w:style w:type="paragraph" w:styleId="Listepuces">
    <w:name w:val="List Bullet"/>
    <w:aliases w:val="Liste à puces 1"/>
    <w:basedOn w:val="Normal"/>
    <w:link w:val="ListepucesCar"/>
    <w:rsid w:val="005C1A40"/>
    <w:pPr>
      <w:keepLines/>
      <w:numPr>
        <w:numId w:val="1"/>
      </w:numPr>
      <w:tabs>
        <w:tab w:val="clear" w:pos="1589"/>
        <w:tab w:val="left" w:pos="907"/>
      </w:tabs>
      <w:spacing w:line="240" w:lineRule="auto"/>
      <w:ind w:left="918" w:hanging="357"/>
    </w:pPr>
  </w:style>
  <w:style w:type="character" w:customStyle="1" w:styleId="ListepucesCar">
    <w:name w:val="Liste à puces Car"/>
    <w:aliases w:val="Liste à puces 1 Car"/>
    <w:link w:val="Listepuces"/>
    <w:rsid w:val="005C1A40"/>
    <w:rPr>
      <w:rFonts w:ascii="Verdana" w:hAnsi="Verdana"/>
      <w:lang w:val="fr-FR" w:eastAsia="fr-FR"/>
    </w:rPr>
  </w:style>
  <w:style w:type="paragraph" w:customStyle="1" w:styleId="NormalsansretraitDocs">
    <w:name w:val="Normal sans retrait Docs"/>
    <w:basedOn w:val="Normal"/>
    <w:link w:val="NormalsansretraitDocsCar"/>
    <w:rsid w:val="005C1A40"/>
  </w:style>
  <w:style w:type="character" w:customStyle="1" w:styleId="NormalsansretraitDocsCar">
    <w:name w:val="Normal sans retrait Docs Car"/>
    <w:link w:val="NormalsansretraitDocs"/>
    <w:rsid w:val="005C1A40"/>
    <w:rPr>
      <w:rFonts w:ascii="Verdana" w:hAnsi="Verdana"/>
      <w:sz w:val="18"/>
      <w:lang w:val="fr-FR" w:eastAsia="fr-FR"/>
    </w:rPr>
  </w:style>
  <w:style w:type="paragraph" w:styleId="Listepuces2">
    <w:name w:val="List Bullet 2"/>
    <w:rsid w:val="005C1A40"/>
    <w:pPr>
      <w:keepLines/>
      <w:numPr>
        <w:numId w:val="2"/>
      </w:numPr>
      <w:tabs>
        <w:tab w:val="clear" w:pos="1560"/>
        <w:tab w:val="num" w:pos="1320"/>
      </w:tabs>
      <w:spacing w:after="60"/>
      <w:ind w:left="1320"/>
      <w:jc w:val="both"/>
    </w:pPr>
    <w:rPr>
      <w:rFonts w:ascii="Verdana" w:hAnsi="Verdana"/>
      <w:sz w:val="18"/>
      <w:lang w:val="fr-FR" w:eastAsia="fr-FR"/>
    </w:rPr>
  </w:style>
  <w:style w:type="paragraph" w:styleId="Listepuces3">
    <w:name w:val="List Bullet 3"/>
    <w:rsid w:val="005C1A40"/>
    <w:pPr>
      <w:keepLines/>
      <w:numPr>
        <w:numId w:val="5"/>
      </w:numPr>
      <w:spacing w:after="60"/>
      <w:ind w:left="1678" w:hanging="357"/>
      <w:jc w:val="both"/>
    </w:pPr>
    <w:rPr>
      <w:rFonts w:ascii="Verdana" w:hAnsi="Verdana"/>
      <w:sz w:val="18"/>
      <w:szCs w:val="18"/>
      <w:lang w:val="fr-FR" w:eastAsia="fr-FR"/>
    </w:rPr>
  </w:style>
  <w:style w:type="paragraph" w:customStyle="1" w:styleId="TitredeDossier">
    <w:name w:val="Titre de Dossier"/>
    <w:next w:val="NormalsansretraitDocs"/>
    <w:rsid w:val="005C1A40"/>
    <w:pPr>
      <w:pBdr>
        <w:bottom w:val="single" w:sz="2" w:space="31" w:color="999999"/>
      </w:pBdr>
      <w:spacing w:before="960" w:after="360"/>
      <w:ind w:firstLine="11"/>
      <w:jc w:val="right"/>
    </w:pPr>
    <w:rPr>
      <w:rFonts w:ascii="Century Gothic" w:hAnsi="Century Gothic"/>
      <w:color w:val="808080"/>
      <w:spacing w:val="30"/>
      <w:kern w:val="28"/>
      <w:sz w:val="40"/>
      <w:szCs w:val="40"/>
      <w:lang w:val="fr-FR" w:eastAsia="fr-FR"/>
    </w:rPr>
  </w:style>
  <w:style w:type="paragraph" w:customStyle="1" w:styleId="En-tteduTableau">
    <w:name w:val="En-tête du Tableau"/>
    <w:basedOn w:val="Normal"/>
    <w:rsid w:val="005C1A40"/>
    <w:pPr>
      <w:spacing w:before="40" w:after="40" w:line="240" w:lineRule="auto"/>
      <w:jc w:val="left"/>
    </w:pPr>
    <w:rPr>
      <w:rFonts w:ascii="Arial" w:hAnsi="Arial" w:cs="Arial"/>
      <w:b/>
      <w:color w:val="E51519"/>
      <w:szCs w:val="18"/>
    </w:rPr>
  </w:style>
  <w:style w:type="paragraph" w:customStyle="1" w:styleId="ContenudeTableau">
    <w:name w:val="Contenu de Tableau"/>
    <w:basedOn w:val="Normal"/>
    <w:rsid w:val="005C1A40"/>
    <w:pPr>
      <w:spacing w:before="40" w:after="40" w:line="240" w:lineRule="auto"/>
      <w:jc w:val="left"/>
    </w:pPr>
    <w:rPr>
      <w:rFonts w:ascii="Arial" w:hAnsi="Arial" w:cs="Arial"/>
      <w:szCs w:val="18"/>
    </w:rPr>
  </w:style>
  <w:style w:type="paragraph" w:customStyle="1" w:styleId="Chapitre">
    <w:name w:val="Chapitre"/>
    <w:basedOn w:val="Normal"/>
    <w:rsid w:val="005C1A40"/>
    <w:pPr>
      <w:keepNext/>
      <w:keepLines/>
      <w:pageBreakBefore/>
      <w:spacing w:before="960" w:after="840"/>
      <w:jc w:val="right"/>
    </w:pPr>
    <w:rPr>
      <w:rFonts w:ascii="Century Gothic" w:hAnsi="Century Gothic"/>
      <w:color w:val="E51519"/>
      <w:sz w:val="44"/>
      <w:szCs w:val="44"/>
    </w:rPr>
  </w:style>
  <w:style w:type="paragraph" w:customStyle="1" w:styleId="Listenumrote">
    <w:name w:val="Liste numérotée"/>
    <w:basedOn w:val="Liste"/>
    <w:rsid w:val="005C1A40"/>
    <w:pPr>
      <w:numPr>
        <w:numId w:val="4"/>
      </w:numPr>
    </w:pPr>
    <w:rPr>
      <w:lang w:val="en-GB"/>
    </w:rPr>
  </w:style>
  <w:style w:type="table" w:customStyle="1" w:styleId="TableausansGrille">
    <w:name w:val="Tableau sans Grille"/>
    <w:basedOn w:val="TableauNormal"/>
    <w:rsid w:val="005C1A40"/>
    <w:pPr>
      <w:ind w:left="567"/>
    </w:pPr>
    <w:rPr>
      <w:rFonts w:ascii="Arial" w:hAnsi="Arial"/>
      <w:sz w:val="18"/>
      <w:szCs w:val="32"/>
      <w:lang w:val="fr-FR" w:eastAsia="fr-FR"/>
    </w:rPr>
    <w:tblPr>
      <w:tblInd w:w="680" w:type="dxa"/>
      <w:tblBorders>
        <w:top w:val="single" w:sz="4" w:space="0" w:color="auto"/>
        <w:left w:val="single" w:sz="4" w:space="0" w:color="E51519"/>
        <w:bottom w:val="single" w:sz="4" w:space="0" w:color="E51519"/>
        <w:right w:val="single" w:sz="4" w:space="0" w:color="E51519"/>
      </w:tblBorders>
      <w:tblCellMar>
        <w:top w:w="0" w:type="dxa"/>
        <w:left w:w="108" w:type="dxa"/>
        <w:bottom w:w="0" w:type="dxa"/>
        <w:right w:w="108" w:type="dxa"/>
      </w:tblCellMar>
    </w:tblPr>
    <w:tcPr>
      <w:shd w:val="clear" w:color="auto" w:fill="FAFAFA"/>
    </w:tcPr>
    <w:tblStylePr w:type="firstRow">
      <w:rPr>
        <w:rFonts w:ascii="Arial" w:hAnsi="Arial"/>
        <w:b/>
        <w:color w:val="E51519"/>
        <w:sz w:val="18"/>
      </w:rPr>
      <w:tblPr/>
      <w:tcPr>
        <w:tcBorders>
          <w:top w:val="single" w:sz="2" w:space="0" w:color="auto"/>
          <w:left w:val="single" w:sz="2" w:space="0" w:color="auto"/>
          <w:bottom w:val="single" w:sz="2" w:space="0" w:color="auto"/>
          <w:right w:val="single" w:sz="2" w:space="0" w:color="auto"/>
          <w:insideH w:val="nil"/>
          <w:insideV w:val="nil"/>
          <w:tl2br w:val="nil"/>
          <w:tr2bl w:val="nil"/>
        </w:tcBorders>
        <w:shd w:val="clear" w:color="auto" w:fill="E6E6E6"/>
      </w:tcPr>
    </w:tblStylePr>
  </w:style>
  <w:style w:type="table" w:styleId="Grilledutableau">
    <w:name w:val="Table Grid"/>
    <w:basedOn w:val="TableauNormal"/>
    <w:rsid w:val="005C1A40"/>
    <w:pPr>
      <w:spacing w:before="60" w:line="300" w:lineRule="exact"/>
      <w:ind w:left="560"/>
      <w:jc w:val="both"/>
    </w:pPr>
    <w:rPr>
      <w:lang w:val="fr-FR" w:eastAsia="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auavecGrille">
    <w:name w:val="Tableau avec Grille"/>
    <w:basedOn w:val="TableausansGrille"/>
    <w:rsid w:val="005C1A40"/>
    <w:tblPr>
      <w:tblInd w:w="680" w:type="dxa"/>
      <w:tblBorders>
        <w:left w:val="single" w:sz="4" w:space="0" w:color="FF0000"/>
        <w:bottom w:val="single" w:sz="4" w:space="0" w:color="FF0000"/>
        <w:right w:val="single" w:sz="4" w:space="0" w:color="FF0000"/>
        <w:insideH w:val="single" w:sz="4" w:space="0" w:color="C0C0C0"/>
        <w:insideV w:val="single" w:sz="4" w:space="0" w:color="C0C0C0"/>
      </w:tblBorders>
      <w:tblCellMar>
        <w:top w:w="0" w:type="dxa"/>
        <w:left w:w="108" w:type="dxa"/>
        <w:bottom w:w="0" w:type="dxa"/>
        <w:right w:w="108" w:type="dxa"/>
      </w:tblCellMar>
    </w:tblPr>
    <w:tcPr>
      <w:shd w:val="clear" w:color="auto" w:fill="FAFAFA"/>
    </w:tcPr>
    <w:tblStylePr w:type="firstRow">
      <w:rPr>
        <w:rFonts w:ascii="Arial" w:hAnsi="Arial"/>
        <w:b/>
        <w:color w:val="E51519"/>
        <w:sz w:val="18"/>
      </w:rPr>
      <w:tblPr/>
      <w:tcPr>
        <w:tcBorders>
          <w:top w:val="single" w:sz="2" w:space="0" w:color="auto"/>
          <w:left w:val="single" w:sz="2" w:space="0" w:color="auto"/>
          <w:bottom w:val="single" w:sz="4" w:space="0" w:color="auto"/>
          <w:right w:val="single" w:sz="2" w:space="0" w:color="auto"/>
          <w:insideH w:val="single" w:sz="2" w:space="0" w:color="auto"/>
          <w:insideV w:val="nil"/>
          <w:tl2br w:val="nil"/>
          <w:tr2bl w:val="nil"/>
        </w:tcBorders>
        <w:shd w:val="clear" w:color="auto" w:fill="E6E6E6"/>
      </w:tcPr>
    </w:tblStylePr>
  </w:style>
  <w:style w:type="character" w:styleId="Lienhypertexte">
    <w:name w:val="Hyperlink"/>
    <w:uiPriority w:val="99"/>
    <w:rsid w:val="005C1A40"/>
    <w:rPr>
      <w:noProof/>
      <w:color w:val="0000FF"/>
      <w:u w:val="single"/>
      <w:lang w:val="fr-FR"/>
    </w:rPr>
  </w:style>
  <w:style w:type="paragraph" w:customStyle="1" w:styleId="En-ttedroit">
    <w:name w:val="En-tête droit"/>
    <w:basedOn w:val="Normal"/>
    <w:link w:val="En-ttedroitCar"/>
    <w:rsid w:val="005C1A40"/>
    <w:pPr>
      <w:pBdr>
        <w:bottom w:val="single" w:sz="2" w:space="0" w:color="999999"/>
      </w:pBdr>
      <w:tabs>
        <w:tab w:val="right" w:pos="9960"/>
      </w:tabs>
      <w:spacing w:before="0" w:line="240" w:lineRule="auto"/>
    </w:pPr>
    <w:rPr>
      <w:rFonts w:ascii="Century Gothic" w:hAnsi="Century Gothic"/>
      <w:color w:val="808080"/>
      <w:sz w:val="16"/>
      <w:szCs w:val="16"/>
    </w:rPr>
  </w:style>
  <w:style w:type="paragraph" w:customStyle="1" w:styleId="StylepourPieddepage">
    <w:name w:val="Style pour Pied de page"/>
    <w:basedOn w:val="Normal"/>
    <w:rsid w:val="005C1A40"/>
    <w:rPr>
      <w:color w:val="808080"/>
      <w:sz w:val="12"/>
      <w:szCs w:val="12"/>
    </w:rPr>
  </w:style>
  <w:style w:type="paragraph" w:customStyle="1" w:styleId="Normalsansretrait">
    <w:name w:val="Normal sans retrait"/>
    <w:basedOn w:val="Normal"/>
    <w:link w:val="NormalsansretraitCar"/>
    <w:rsid w:val="005C1A40"/>
  </w:style>
  <w:style w:type="character" w:customStyle="1" w:styleId="NormalsansretraitCar">
    <w:name w:val="Normal sans retrait Car"/>
    <w:link w:val="Normalsansretrait"/>
    <w:rsid w:val="005C1A40"/>
    <w:rPr>
      <w:rFonts w:ascii="Verdana" w:hAnsi="Verdana"/>
      <w:sz w:val="18"/>
      <w:lang w:val="fr-FR" w:eastAsia="fr-FR"/>
    </w:rPr>
  </w:style>
  <w:style w:type="paragraph" w:customStyle="1" w:styleId="Titredudocument">
    <w:name w:val="Titre du document"/>
    <w:basedOn w:val="Normalsansretrait"/>
    <w:rsid w:val="005C1A40"/>
    <w:pPr>
      <w:spacing w:before="2552" w:line="240" w:lineRule="auto"/>
      <w:ind w:right="1219"/>
      <w:jc w:val="right"/>
    </w:pPr>
    <w:rPr>
      <w:rFonts w:ascii="Century Gothic" w:hAnsi="Century Gothic"/>
      <w:color w:val="808080"/>
      <w:sz w:val="60"/>
      <w:szCs w:val="60"/>
    </w:rPr>
  </w:style>
  <w:style w:type="paragraph" w:customStyle="1" w:styleId="ConfidentielpourPremirepage">
    <w:name w:val="Confidentiel pour Première page"/>
    <w:basedOn w:val="Normalsansretrait"/>
    <w:rsid w:val="005C1A40"/>
    <w:pPr>
      <w:keepNext/>
      <w:keepLines/>
      <w:spacing w:before="120" w:line="240" w:lineRule="auto"/>
      <w:ind w:left="40" w:right="-104"/>
      <w:jc w:val="right"/>
    </w:pPr>
    <w:rPr>
      <w:rFonts w:ascii="Century Gothic" w:hAnsi="Century Gothic"/>
      <w:caps/>
      <w:color w:val="E51519"/>
      <w:spacing w:val="22"/>
    </w:rPr>
  </w:style>
  <w:style w:type="paragraph" w:customStyle="1" w:styleId="PremirepageClient">
    <w:name w:val="Première page Client"/>
    <w:basedOn w:val="Normalsansretrait"/>
    <w:rsid w:val="005C1A40"/>
    <w:pPr>
      <w:keepNext/>
      <w:keepLines/>
      <w:spacing w:before="0" w:line="240" w:lineRule="auto"/>
      <w:ind w:left="-124" w:right="16"/>
    </w:pPr>
    <w:rPr>
      <w:rFonts w:ascii="Century Gothic" w:hAnsi="Century Gothic"/>
      <w:b/>
      <w:szCs w:val="22"/>
    </w:rPr>
  </w:style>
  <w:style w:type="paragraph" w:customStyle="1" w:styleId="PremirepageduProjet">
    <w:name w:val="Première page du Projet"/>
    <w:basedOn w:val="Normalsansretrait"/>
    <w:rsid w:val="005C1A40"/>
    <w:pPr>
      <w:keepNext/>
      <w:keepLines/>
      <w:spacing w:before="0" w:line="240" w:lineRule="auto"/>
      <w:ind w:left="-124" w:right="16"/>
    </w:pPr>
    <w:rPr>
      <w:rFonts w:ascii="Century Gothic" w:hAnsi="Century Gothic"/>
      <w:b/>
      <w:color w:val="808080"/>
      <w:szCs w:val="22"/>
    </w:rPr>
  </w:style>
  <w:style w:type="paragraph" w:customStyle="1" w:styleId="TitredePremirepage">
    <w:name w:val="Titre de Première page"/>
    <w:basedOn w:val="Normalsansretrait"/>
    <w:rsid w:val="005C1A40"/>
    <w:pPr>
      <w:keepNext/>
      <w:keepLines/>
      <w:spacing w:before="0" w:line="240" w:lineRule="auto"/>
      <w:ind w:left="-124"/>
      <w:jc w:val="left"/>
    </w:pPr>
    <w:rPr>
      <w:rFonts w:ascii="Century Gothic" w:hAnsi="Century Gothic"/>
      <w:color w:val="E51519"/>
      <w:sz w:val="28"/>
      <w:szCs w:val="28"/>
    </w:rPr>
  </w:style>
  <w:style w:type="paragraph" w:customStyle="1" w:styleId="Info">
    <w:name w:val="Info"/>
    <w:basedOn w:val="Normalsansretrait"/>
    <w:rsid w:val="005C1A40"/>
    <w:pPr>
      <w:keepNext/>
      <w:keepLines/>
      <w:spacing w:before="120" w:line="240" w:lineRule="auto"/>
      <w:ind w:left="130" w:right="-104"/>
      <w:jc w:val="right"/>
    </w:pPr>
    <w:rPr>
      <w:rFonts w:ascii="Century Gothic" w:hAnsi="Century Gothic"/>
      <w:color w:val="808080"/>
      <w:szCs w:val="18"/>
    </w:rPr>
  </w:style>
  <w:style w:type="paragraph" w:customStyle="1" w:styleId="TitredelHistorique">
    <w:name w:val="Titre de l'Historique"/>
    <w:basedOn w:val="Normal"/>
    <w:rsid w:val="005C1A40"/>
    <w:pPr>
      <w:jc w:val="right"/>
    </w:pPr>
    <w:rPr>
      <w:rFonts w:ascii="Century Gothic" w:hAnsi="Century Gothic"/>
      <w:color w:val="808080"/>
      <w:sz w:val="40"/>
      <w:szCs w:val="40"/>
    </w:rPr>
  </w:style>
  <w:style w:type="paragraph" w:customStyle="1" w:styleId="Avant-propos">
    <w:name w:val="Avant-propos"/>
    <w:next w:val="Normalsansretrait"/>
    <w:rsid w:val="005C1A40"/>
    <w:pPr>
      <w:pageBreakBefore/>
      <w:pBdr>
        <w:bottom w:val="single" w:sz="2" w:space="31" w:color="999999"/>
      </w:pBdr>
      <w:spacing w:before="960" w:after="360"/>
      <w:ind w:firstLine="12"/>
      <w:jc w:val="right"/>
    </w:pPr>
    <w:rPr>
      <w:rFonts w:ascii="Century Gothic" w:hAnsi="Century Gothic"/>
      <w:color w:val="808080"/>
      <w:spacing w:val="30"/>
      <w:kern w:val="28"/>
      <w:sz w:val="40"/>
      <w:szCs w:val="40"/>
      <w:lang w:val="fr-FR" w:eastAsia="fr-FR"/>
    </w:rPr>
  </w:style>
  <w:style w:type="paragraph" w:customStyle="1" w:styleId="En-ttegauche">
    <w:name w:val="En-tête gauche"/>
    <w:basedOn w:val="Normal"/>
    <w:link w:val="En-ttegaucheCar"/>
    <w:rsid w:val="005C1A40"/>
    <w:pPr>
      <w:pBdr>
        <w:bottom w:val="single" w:sz="2" w:space="0" w:color="999999"/>
      </w:pBdr>
      <w:tabs>
        <w:tab w:val="right" w:pos="9960"/>
      </w:tabs>
      <w:spacing w:before="0" w:line="240" w:lineRule="auto"/>
    </w:pPr>
    <w:rPr>
      <w:rFonts w:ascii="Century Gothic" w:hAnsi="Century Gothic"/>
      <w:color w:val="808080"/>
      <w:sz w:val="16"/>
      <w:szCs w:val="16"/>
    </w:rPr>
  </w:style>
  <w:style w:type="paragraph" w:customStyle="1" w:styleId="ConfidentielpourEn-tte">
    <w:name w:val="Confidentiel pour En-tête"/>
    <w:basedOn w:val="Normal"/>
    <w:link w:val="ConfidentielpourEn-tteCar"/>
    <w:rsid w:val="005C1A40"/>
    <w:pPr>
      <w:pBdr>
        <w:bottom w:val="single" w:sz="2" w:space="0" w:color="999999"/>
      </w:pBdr>
      <w:tabs>
        <w:tab w:val="right" w:pos="9960"/>
      </w:tabs>
      <w:spacing w:before="0" w:line="240" w:lineRule="auto"/>
    </w:pPr>
    <w:rPr>
      <w:rFonts w:ascii="Century Gothic" w:hAnsi="Century Gothic"/>
      <w:caps/>
      <w:color w:val="E51519"/>
      <w:spacing w:val="22"/>
      <w:sz w:val="16"/>
      <w:szCs w:val="16"/>
    </w:rPr>
  </w:style>
  <w:style w:type="paragraph" w:styleId="En-tte">
    <w:name w:val="header"/>
    <w:basedOn w:val="Normal"/>
    <w:link w:val="En-tteCar"/>
    <w:rsid w:val="005C1A40"/>
    <w:pPr>
      <w:tabs>
        <w:tab w:val="center" w:pos="4536"/>
        <w:tab w:val="right" w:pos="9072"/>
      </w:tabs>
    </w:pPr>
  </w:style>
  <w:style w:type="character" w:customStyle="1" w:styleId="En-tteCar">
    <w:name w:val="En-tête Car"/>
    <w:basedOn w:val="Policepardfaut"/>
    <w:link w:val="En-tte"/>
    <w:rsid w:val="005C1A40"/>
    <w:rPr>
      <w:rFonts w:ascii="Verdana" w:hAnsi="Verdana"/>
      <w:noProof w:val="0"/>
      <w:sz w:val="18"/>
      <w:lang w:val="fr-FR" w:eastAsia="fr-FR"/>
    </w:rPr>
  </w:style>
  <w:style w:type="paragraph" w:customStyle="1" w:styleId="NumrotationduPieddepage">
    <w:name w:val="Numérotation du Pied de page"/>
    <w:basedOn w:val="Normal"/>
    <w:rsid w:val="005C1A40"/>
    <w:pPr>
      <w:spacing w:before="0"/>
      <w:ind w:left="561"/>
      <w:jc w:val="center"/>
    </w:pPr>
    <w:rPr>
      <w:color w:val="808080"/>
      <w:szCs w:val="18"/>
    </w:rPr>
  </w:style>
  <w:style w:type="paragraph" w:styleId="Pieddepage">
    <w:name w:val="footer"/>
    <w:basedOn w:val="Normal"/>
    <w:link w:val="PieddepageCar"/>
    <w:rsid w:val="005C1A40"/>
    <w:pPr>
      <w:tabs>
        <w:tab w:val="center" w:pos="4536"/>
        <w:tab w:val="right" w:pos="9072"/>
      </w:tabs>
    </w:pPr>
  </w:style>
  <w:style w:type="character" w:customStyle="1" w:styleId="PieddepageCar">
    <w:name w:val="Pied de page Car"/>
    <w:basedOn w:val="Policepardfaut"/>
    <w:link w:val="Pieddepage"/>
    <w:rsid w:val="005C1A40"/>
    <w:rPr>
      <w:rFonts w:ascii="Verdana" w:hAnsi="Verdana"/>
      <w:noProof w:val="0"/>
      <w:sz w:val="18"/>
      <w:lang w:val="fr-FR" w:eastAsia="fr-FR"/>
    </w:rPr>
  </w:style>
  <w:style w:type="paragraph" w:customStyle="1" w:styleId="TextedeTableau">
    <w:name w:val="Texte de Tableau"/>
    <w:basedOn w:val="Normal"/>
    <w:rsid w:val="005C1A40"/>
    <w:pPr>
      <w:spacing w:after="60" w:line="240" w:lineRule="auto"/>
      <w:ind w:left="119"/>
    </w:pPr>
    <w:rPr>
      <w:rFonts w:ascii="Arial" w:hAnsi="Arial"/>
    </w:rPr>
  </w:style>
  <w:style w:type="paragraph" w:customStyle="1" w:styleId="TexteduTableaudelHistorique">
    <w:name w:val="Texte du Tableau de l'Historique"/>
    <w:basedOn w:val="Normal"/>
    <w:rsid w:val="005C1A40"/>
    <w:pPr>
      <w:spacing w:after="60" w:line="240" w:lineRule="auto"/>
    </w:pPr>
    <w:rPr>
      <w:rFonts w:ascii="Arial" w:hAnsi="Arial"/>
      <w:color w:val="999999"/>
    </w:rPr>
  </w:style>
  <w:style w:type="paragraph" w:customStyle="1" w:styleId="TexteduTitredudocument">
    <w:name w:val="Texte du Titre du document"/>
    <w:basedOn w:val="Normal"/>
    <w:link w:val="TexteduTitredudocumentCar"/>
    <w:rsid w:val="005C1A40"/>
    <w:pPr>
      <w:spacing w:before="2552" w:line="240" w:lineRule="auto"/>
      <w:ind w:right="1219"/>
      <w:jc w:val="right"/>
    </w:pPr>
    <w:rPr>
      <w:rFonts w:ascii="Century Gothic" w:hAnsi="Century Gothic"/>
      <w:color w:val="808080"/>
      <w:sz w:val="60"/>
      <w:szCs w:val="60"/>
    </w:rPr>
  </w:style>
  <w:style w:type="paragraph" w:customStyle="1" w:styleId="PremireLettreduTitredudocument">
    <w:name w:val="Première Lettre du Titre du document"/>
    <w:basedOn w:val="TexteduTitredudocument"/>
    <w:link w:val="PremireLettreduTitredudocumentCar"/>
    <w:rsid w:val="005C1A40"/>
    <w:rPr>
      <w:color w:val="E51519"/>
    </w:rPr>
  </w:style>
  <w:style w:type="character" w:customStyle="1" w:styleId="TexteduTitredudocumentCar">
    <w:name w:val="Texte du Titre du document Car"/>
    <w:link w:val="TexteduTitredudocument"/>
    <w:rsid w:val="005C1A40"/>
    <w:rPr>
      <w:rFonts w:ascii="Century Gothic" w:hAnsi="Century Gothic"/>
      <w:color w:val="808080"/>
      <w:sz w:val="60"/>
      <w:szCs w:val="60"/>
      <w:lang w:val="fr-FR" w:eastAsia="fr-FR"/>
    </w:rPr>
  </w:style>
  <w:style w:type="character" w:customStyle="1" w:styleId="PremireLettreduTitredudocumentCar">
    <w:name w:val="Première Lettre du Titre du document Car"/>
    <w:link w:val="PremireLettreduTitredudocument"/>
    <w:rsid w:val="005C1A40"/>
    <w:rPr>
      <w:rFonts w:ascii="Century Gothic" w:hAnsi="Century Gothic"/>
      <w:color w:val="E51519"/>
      <w:sz w:val="60"/>
      <w:szCs w:val="60"/>
      <w:lang w:val="fr-FR" w:eastAsia="fr-FR"/>
    </w:rPr>
  </w:style>
  <w:style w:type="paragraph" w:customStyle="1" w:styleId="TitredesChampsdePremirepage">
    <w:name w:val="Titre des Champs de Première page"/>
    <w:basedOn w:val="Normalsansretrait"/>
    <w:rsid w:val="005C1A40"/>
    <w:pPr>
      <w:pBdr>
        <w:bottom w:val="single" w:sz="4" w:space="3" w:color="C0C0C0"/>
      </w:pBdr>
      <w:spacing w:before="0" w:line="240" w:lineRule="auto"/>
      <w:ind w:left="60"/>
    </w:pPr>
    <w:rPr>
      <w:rFonts w:ascii="Century Gothic" w:hAnsi="Century Gothic"/>
      <w:color w:val="E51519"/>
    </w:rPr>
  </w:style>
  <w:style w:type="paragraph" w:customStyle="1" w:styleId="ChampdePremirepage">
    <w:name w:val="Champ de Première page"/>
    <w:basedOn w:val="Normalsansretrait"/>
    <w:rsid w:val="005C1A40"/>
    <w:pPr>
      <w:keepNext/>
      <w:keepLines/>
      <w:spacing w:before="0" w:line="240" w:lineRule="auto"/>
      <w:ind w:left="132"/>
      <w:jc w:val="left"/>
    </w:pPr>
    <w:rPr>
      <w:rFonts w:ascii="Century Gothic" w:hAnsi="Century Gothic"/>
      <w:szCs w:val="18"/>
    </w:rPr>
  </w:style>
  <w:style w:type="paragraph" w:customStyle="1" w:styleId="ChampObjetdePremirepage">
    <w:name w:val="Champ Objet de Première page"/>
    <w:basedOn w:val="Normalsansretrait"/>
    <w:rsid w:val="005C1A40"/>
    <w:pPr>
      <w:keepNext/>
      <w:keepLines/>
      <w:spacing w:before="0" w:line="240" w:lineRule="auto"/>
      <w:ind w:left="132"/>
    </w:pPr>
    <w:rPr>
      <w:rFonts w:ascii="Century Gothic" w:hAnsi="Century Gothic"/>
      <w:b/>
      <w:szCs w:val="18"/>
    </w:rPr>
  </w:style>
  <w:style w:type="paragraph" w:customStyle="1" w:styleId="PieddepagepourpagePaysage">
    <w:name w:val="Pied de page pour page Paysage"/>
    <w:basedOn w:val="StylepourPieddepage"/>
    <w:rsid w:val="005C1A40"/>
    <w:pPr>
      <w:spacing w:before="200"/>
      <w:ind w:left="561"/>
    </w:pPr>
  </w:style>
  <w:style w:type="character" w:customStyle="1" w:styleId="En-ttegaucheCar">
    <w:name w:val="En-tête gauche Car"/>
    <w:link w:val="En-ttegauche"/>
    <w:rsid w:val="005C1A40"/>
    <w:rPr>
      <w:rFonts w:ascii="Century Gothic" w:hAnsi="Century Gothic"/>
      <w:color w:val="808080"/>
      <w:sz w:val="16"/>
      <w:szCs w:val="16"/>
      <w:lang w:val="fr-FR" w:eastAsia="fr-FR"/>
    </w:rPr>
  </w:style>
  <w:style w:type="character" w:customStyle="1" w:styleId="ConfidentielpourEn-tteCar">
    <w:name w:val="Confidentiel pour En-tête Car"/>
    <w:link w:val="ConfidentielpourEn-tte"/>
    <w:rsid w:val="005C1A40"/>
    <w:rPr>
      <w:rFonts w:ascii="Century Gothic" w:hAnsi="Century Gothic"/>
      <w:caps/>
      <w:color w:val="E51519"/>
      <w:spacing w:val="22"/>
      <w:sz w:val="16"/>
      <w:szCs w:val="16"/>
      <w:lang w:val="fr-FR" w:eastAsia="fr-FR"/>
    </w:rPr>
  </w:style>
  <w:style w:type="paragraph" w:customStyle="1" w:styleId="En-ttedroitdepagePaysage">
    <w:name w:val="En-tête droit de page Paysage"/>
    <w:basedOn w:val="Normal"/>
    <w:link w:val="En-ttedroitdepagePaysageCar"/>
    <w:rsid w:val="005C1A40"/>
    <w:pPr>
      <w:pBdr>
        <w:bottom w:val="single" w:sz="2" w:space="1" w:color="999999"/>
      </w:pBdr>
      <w:tabs>
        <w:tab w:val="right" w:pos="14878"/>
      </w:tabs>
      <w:spacing w:before="0" w:line="240" w:lineRule="auto"/>
    </w:pPr>
    <w:rPr>
      <w:rFonts w:ascii="Century Gothic" w:hAnsi="Century Gothic"/>
      <w:color w:val="808080"/>
      <w:sz w:val="16"/>
      <w:szCs w:val="16"/>
    </w:rPr>
  </w:style>
  <w:style w:type="character" w:customStyle="1" w:styleId="En-ttedroitdepagePaysageCar">
    <w:name w:val="En-tête droit de page Paysage Car"/>
    <w:link w:val="En-ttedroitdepagePaysage"/>
    <w:rsid w:val="005C1A40"/>
    <w:rPr>
      <w:rFonts w:ascii="Century Gothic" w:hAnsi="Century Gothic"/>
      <w:color w:val="808080"/>
      <w:sz w:val="16"/>
      <w:szCs w:val="16"/>
      <w:lang w:val="fr-FR" w:eastAsia="fr-FR"/>
    </w:rPr>
  </w:style>
  <w:style w:type="paragraph" w:customStyle="1" w:styleId="PieddepagepourDocumentenPaysage">
    <w:name w:val="Pied de page pour Document en Paysage"/>
    <w:basedOn w:val="Normal"/>
    <w:rsid w:val="005C1A40"/>
    <w:pPr>
      <w:spacing w:before="0" w:line="180" w:lineRule="exact"/>
    </w:pPr>
    <w:rPr>
      <w:color w:val="808080"/>
      <w:sz w:val="12"/>
      <w:szCs w:val="12"/>
    </w:rPr>
  </w:style>
  <w:style w:type="table" w:customStyle="1" w:styleId="Tableaudesdestinataires">
    <w:name w:val="Tableau des destinataires"/>
    <w:basedOn w:val="TableauNormal"/>
    <w:rsid w:val="005C1A40"/>
    <w:rPr>
      <w:lang w:val="fr-FR" w:eastAsia="fr-FR"/>
    </w:rPr>
    <w:tblPr>
      <w:tblInd w:w="227" w:type="dxa"/>
      <w:tblBorders>
        <w:top w:val="single" w:sz="4" w:space="0" w:color="FF0000"/>
        <w:left w:val="single" w:sz="4" w:space="0" w:color="FF0000"/>
        <w:bottom w:val="single" w:sz="4" w:space="0" w:color="FF0000"/>
        <w:right w:val="single" w:sz="4" w:space="0" w:color="FF0000"/>
      </w:tblBorders>
      <w:tblCellMar>
        <w:top w:w="0" w:type="dxa"/>
        <w:left w:w="108" w:type="dxa"/>
        <w:bottom w:w="0" w:type="dxa"/>
        <w:right w:w="108" w:type="dxa"/>
      </w:tblCellMar>
    </w:tblPr>
    <w:tcPr>
      <w:shd w:val="clear" w:color="auto" w:fill="F3F3F3"/>
    </w:tcPr>
  </w:style>
  <w:style w:type="paragraph" w:customStyle="1" w:styleId="Objetimport">
    <w:name w:val="Objet importé"/>
    <w:basedOn w:val="Normal"/>
    <w:next w:val="Normal"/>
    <w:rsid w:val="005C1A40"/>
    <w:pPr>
      <w:spacing w:line="240" w:lineRule="auto"/>
      <w:ind w:left="561"/>
    </w:pPr>
    <w:rPr>
      <w:noProof/>
    </w:rPr>
  </w:style>
  <w:style w:type="paragraph" w:customStyle="1" w:styleId="Mentionlgale">
    <w:name w:val="Mention légale"/>
    <w:basedOn w:val="Normal"/>
    <w:rsid w:val="005C1A40"/>
    <w:pPr>
      <w:spacing w:before="0" w:line="160" w:lineRule="exact"/>
      <w:jc w:val="left"/>
    </w:pPr>
    <w:rPr>
      <w:rFonts w:ascii="Century Gothic" w:hAnsi="Century Gothic" w:cs="Arial"/>
      <w:snapToGrid w:val="0"/>
      <w:color w:val="808080"/>
      <w:sz w:val="12"/>
      <w:szCs w:val="12"/>
    </w:rPr>
  </w:style>
  <w:style w:type="paragraph" w:customStyle="1" w:styleId="ConfidentielpourLettre">
    <w:name w:val="Confidentiel pour Lettre"/>
    <w:basedOn w:val="Normal"/>
    <w:rsid w:val="005C1A40"/>
    <w:pPr>
      <w:jc w:val="right"/>
    </w:pPr>
    <w:rPr>
      <w:rFonts w:ascii="Century Gothic" w:hAnsi="Century Gothic" w:cs="Arial"/>
      <w:b/>
      <w:i/>
      <w:caps/>
      <w:color w:val="E51519"/>
      <w:spacing w:val="22"/>
    </w:rPr>
  </w:style>
  <w:style w:type="paragraph" w:customStyle="1" w:styleId="SocitdelaLettre">
    <w:name w:val="Société de la Lettre"/>
    <w:basedOn w:val="Normal"/>
    <w:rsid w:val="005C1A40"/>
    <w:pPr>
      <w:spacing w:line="240" w:lineRule="auto"/>
      <w:ind w:left="-215" w:right="-289" w:firstLine="102"/>
    </w:pPr>
    <w:rPr>
      <w:rFonts w:ascii="Century Gothic" w:hAnsi="Century Gothic" w:cs="Arial"/>
      <w:color w:val="808080"/>
      <w:spacing w:val="86"/>
      <w:sz w:val="14"/>
      <w:szCs w:val="14"/>
    </w:rPr>
  </w:style>
  <w:style w:type="paragraph" w:customStyle="1" w:styleId="AdressedeDestinatairepourLettre">
    <w:name w:val="Adresse de Destinataire pour Lettre"/>
    <w:basedOn w:val="Normal"/>
    <w:rsid w:val="005C1A40"/>
    <w:pPr>
      <w:spacing w:before="0" w:line="240" w:lineRule="auto"/>
    </w:pPr>
    <w:rPr>
      <w:rFonts w:ascii="Century Gothic" w:hAnsi="Century Gothic"/>
    </w:rPr>
  </w:style>
  <w:style w:type="paragraph" w:customStyle="1" w:styleId="DatedeLettre">
    <w:name w:val="Date de Lettre"/>
    <w:basedOn w:val="Normal"/>
    <w:rsid w:val="005C1A40"/>
    <w:rPr>
      <w:rFonts w:ascii="Century Gothic" w:hAnsi="Century Gothic"/>
    </w:rPr>
  </w:style>
  <w:style w:type="paragraph" w:customStyle="1" w:styleId="Listepucespourtableau">
    <w:name w:val="Liste à puces pour tableau"/>
    <w:basedOn w:val="Listepuces"/>
    <w:rsid w:val="005C1A40"/>
    <w:pPr>
      <w:tabs>
        <w:tab w:val="clear" w:pos="907"/>
        <w:tab w:val="left" w:pos="360"/>
      </w:tabs>
      <w:ind w:left="397"/>
    </w:pPr>
    <w:rPr>
      <w:szCs w:val="32"/>
    </w:rPr>
  </w:style>
  <w:style w:type="paragraph" w:customStyle="1" w:styleId="En-tteGrasdeLettre">
    <w:name w:val="En-tête Gras de Lettre"/>
    <w:basedOn w:val="Normal"/>
    <w:link w:val="En-tteGrasdeLettreCar"/>
    <w:rsid w:val="005C1A40"/>
    <w:pPr>
      <w:spacing w:before="0"/>
    </w:pPr>
    <w:rPr>
      <w:rFonts w:ascii="Century Gothic" w:hAnsi="Century Gothic"/>
      <w:b/>
    </w:rPr>
  </w:style>
  <w:style w:type="character" w:customStyle="1" w:styleId="En-tteGrasdeLettreCar">
    <w:name w:val="En-tête Gras de Lettre Car"/>
    <w:link w:val="En-tteGrasdeLettre"/>
    <w:rsid w:val="005C1A40"/>
    <w:rPr>
      <w:rFonts w:ascii="Century Gothic" w:hAnsi="Century Gothic"/>
      <w:b/>
      <w:lang w:val="fr-FR" w:eastAsia="fr-FR"/>
    </w:rPr>
  </w:style>
  <w:style w:type="paragraph" w:customStyle="1" w:styleId="En-tteNormaldeLettre">
    <w:name w:val="En-tête Normal de Lettre"/>
    <w:basedOn w:val="Normal"/>
    <w:link w:val="En-tteNormaldeLettreCar"/>
    <w:rsid w:val="005C1A40"/>
    <w:pPr>
      <w:spacing w:before="0"/>
    </w:pPr>
    <w:rPr>
      <w:rFonts w:ascii="Century Gothic" w:hAnsi="Century Gothic"/>
    </w:rPr>
  </w:style>
  <w:style w:type="character" w:customStyle="1" w:styleId="En-tteNormaldeLettreCar">
    <w:name w:val="En-tête Normal de Lettre Car"/>
    <w:link w:val="En-tteNormaldeLettre"/>
    <w:rsid w:val="005C1A40"/>
    <w:rPr>
      <w:rFonts w:ascii="Century Gothic" w:hAnsi="Century Gothic"/>
      <w:lang w:val="fr-FR" w:eastAsia="fr-FR"/>
    </w:rPr>
  </w:style>
  <w:style w:type="paragraph" w:customStyle="1" w:styleId="PJCopiePSpourLettre">
    <w:name w:val="PJ Copie PS pour Lettre"/>
    <w:basedOn w:val="Normal"/>
    <w:rsid w:val="005C1A40"/>
    <w:rPr>
      <w:rFonts w:ascii="Century Gothic" w:hAnsi="Century Gothic"/>
      <w:szCs w:val="18"/>
    </w:rPr>
  </w:style>
  <w:style w:type="paragraph" w:customStyle="1" w:styleId="SignatairedelaLettre">
    <w:name w:val="Signataire de la Lettre"/>
    <w:basedOn w:val="Normal"/>
    <w:rsid w:val="005C1A40"/>
    <w:pPr>
      <w:ind w:left="-108"/>
    </w:pPr>
    <w:rPr>
      <w:rFonts w:ascii="Century Gothic" w:hAnsi="Century Gothic"/>
    </w:rPr>
  </w:style>
  <w:style w:type="paragraph" w:customStyle="1" w:styleId="TitreduSignatairedelaLettre">
    <w:name w:val="Titre du Signataire de la Lettre"/>
    <w:basedOn w:val="Normal"/>
    <w:rsid w:val="005C1A40"/>
    <w:pPr>
      <w:ind w:left="-108"/>
    </w:pPr>
    <w:rPr>
      <w:rFonts w:ascii="Century Gothic" w:hAnsi="Century Gothic"/>
      <w:szCs w:val="18"/>
    </w:rPr>
  </w:style>
  <w:style w:type="paragraph" w:styleId="Retraitcorpsdetexte">
    <w:name w:val="Body Text Indent"/>
    <w:basedOn w:val="Normal"/>
    <w:link w:val="RetraitcorpsdetexteCar"/>
    <w:rsid w:val="005C1A40"/>
    <w:pPr>
      <w:spacing w:after="120"/>
      <w:ind w:left="283"/>
    </w:pPr>
  </w:style>
  <w:style w:type="character" w:customStyle="1" w:styleId="RetraitcorpsdetexteCar">
    <w:name w:val="Retrait corps de texte Car"/>
    <w:basedOn w:val="Policepardfaut"/>
    <w:link w:val="Retraitcorpsdetexte"/>
    <w:rsid w:val="005C1A40"/>
    <w:rPr>
      <w:rFonts w:ascii="Verdana" w:hAnsi="Verdana"/>
      <w:noProof w:val="0"/>
      <w:sz w:val="18"/>
      <w:lang w:val="fr-FR" w:eastAsia="fr-FR"/>
    </w:rPr>
  </w:style>
  <w:style w:type="paragraph" w:customStyle="1" w:styleId="FaxdeSocitpourLettre">
    <w:name w:val="Fax de Société pour Lettre"/>
    <w:basedOn w:val="Normal"/>
    <w:rsid w:val="005C1A40"/>
    <w:pPr>
      <w:spacing w:line="240" w:lineRule="auto"/>
      <w:ind w:left="-215" w:right="-289" w:firstLine="102"/>
      <w:jc w:val="distribute"/>
    </w:pPr>
    <w:rPr>
      <w:rFonts w:ascii="Century Gothic" w:hAnsi="Century Gothic" w:cs="Arial"/>
      <w:color w:val="808080"/>
      <w:sz w:val="14"/>
      <w:szCs w:val="14"/>
    </w:rPr>
  </w:style>
  <w:style w:type="paragraph" w:customStyle="1" w:styleId="FaxNormaldeLettre">
    <w:name w:val="Fax Normal de Lettre"/>
    <w:basedOn w:val="Retraitcorpsdetexte"/>
    <w:rsid w:val="005C1A40"/>
    <w:pPr>
      <w:suppressAutoHyphens/>
      <w:spacing w:before="240" w:line="240" w:lineRule="auto"/>
      <w:ind w:left="539"/>
    </w:pPr>
    <w:rPr>
      <w:rFonts w:ascii="Century Gothic" w:hAnsi="Century Gothic"/>
      <w:szCs w:val="18"/>
    </w:rPr>
  </w:style>
  <w:style w:type="paragraph" w:customStyle="1" w:styleId="AdresseSopraduFaxpourLettre">
    <w:name w:val="Adresse Sopra du Fax pour Lettre"/>
    <w:basedOn w:val="Normal"/>
    <w:rsid w:val="005C1A40"/>
    <w:pPr>
      <w:spacing w:before="0" w:line="240" w:lineRule="auto"/>
      <w:ind w:left="-108"/>
    </w:pPr>
    <w:rPr>
      <w:rFonts w:ascii="Century Gothic" w:hAnsi="Century Gothic"/>
      <w:color w:val="808080"/>
      <w:sz w:val="14"/>
      <w:szCs w:val="14"/>
    </w:rPr>
  </w:style>
  <w:style w:type="paragraph" w:customStyle="1" w:styleId="AdressedeDestinationpourLettre">
    <w:name w:val="Adresse de Destination pour Lettre"/>
    <w:basedOn w:val="Normal"/>
    <w:rsid w:val="005C1A40"/>
    <w:pPr>
      <w:spacing w:before="0" w:line="240" w:lineRule="auto"/>
    </w:pPr>
    <w:rPr>
      <w:rFonts w:ascii="Century Gothic" w:hAnsi="Century Gothic"/>
    </w:rPr>
  </w:style>
  <w:style w:type="paragraph" w:customStyle="1" w:styleId="DateFax">
    <w:name w:val="Date Fax"/>
    <w:basedOn w:val="Normal"/>
    <w:rsid w:val="005C1A40"/>
    <w:pPr>
      <w:spacing w:before="0"/>
      <w:jc w:val="right"/>
    </w:pPr>
    <w:rPr>
      <w:rFonts w:ascii="Century Gothic" w:hAnsi="Century Gothic"/>
    </w:rPr>
  </w:style>
  <w:style w:type="paragraph" w:customStyle="1" w:styleId="TitreFax">
    <w:name w:val="Titre Fax"/>
    <w:basedOn w:val="Normal"/>
    <w:rsid w:val="005C1A40"/>
    <w:pPr>
      <w:spacing w:after="10"/>
      <w:ind w:left="-48"/>
    </w:pPr>
    <w:rPr>
      <w:rFonts w:ascii="Century Gothic" w:hAnsi="Century Gothic" w:cs="Arial"/>
      <w:b/>
      <w:spacing w:val="20"/>
    </w:rPr>
  </w:style>
  <w:style w:type="paragraph" w:customStyle="1" w:styleId="En-tteFax">
    <w:name w:val="En-tête Fax"/>
    <w:basedOn w:val="Normal"/>
    <w:rsid w:val="005C1A40"/>
    <w:pPr>
      <w:ind w:left="-48"/>
      <w:jc w:val="left"/>
    </w:pPr>
    <w:rPr>
      <w:rFonts w:ascii="Century Gothic" w:hAnsi="Century Gothic" w:cs="Arial"/>
      <w:szCs w:val="18"/>
    </w:rPr>
  </w:style>
  <w:style w:type="paragraph" w:customStyle="1" w:styleId="Listenumrotepourtableau">
    <w:name w:val="Liste numérotée pour tableau"/>
    <w:basedOn w:val="Liste"/>
    <w:rsid w:val="005C1A40"/>
    <w:pPr>
      <w:numPr>
        <w:numId w:val="6"/>
      </w:numPr>
    </w:pPr>
    <w:rPr>
      <w:szCs w:val="32"/>
    </w:rPr>
  </w:style>
  <w:style w:type="paragraph" w:customStyle="1" w:styleId="StyleTM3">
    <w:name w:val="Style TM 3"/>
    <w:basedOn w:val="TM3"/>
    <w:rsid w:val="005C1A40"/>
    <w:pPr>
      <w:ind w:left="600"/>
    </w:pPr>
    <w:rPr>
      <w:szCs w:val="20"/>
    </w:rPr>
  </w:style>
  <w:style w:type="paragraph" w:customStyle="1" w:styleId="StyleTM2Gauche0cmSuspendu106cm">
    <w:name w:val="Style TM 2 + Gauche :  0 cm Suspendu : 106 cm"/>
    <w:basedOn w:val="TM2"/>
    <w:autoRedefine/>
    <w:rsid w:val="005C1A40"/>
    <w:rPr>
      <w:szCs w:val="20"/>
    </w:rPr>
  </w:style>
  <w:style w:type="paragraph" w:customStyle="1" w:styleId="Titre2sansnumro">
    <w:name w:val="Titre 2 sans numéro"/>
    <w:basedOn w:val="Normal"/>
    <w:rsid w:val="005C1A40"/>
    <w:rPr>
      <w:rFonts w:ascii="Century Gothic" w:hAnsi="Century Gothic"/>
      <w:b/>
      <w:sz w:val="24"/>
      <w:szCs w:val="24"/>
    </w:rPr>
  </w:style>
  <w:style w:type="paragraph" w:customStyle="1" w:styleId="StyleCenturyGothic12ptGrasGaucheGauche0cmAvant">
    <w:name w:val="Style Century Gothic 12 pt Gras Gauche Gauche :  0 cm Avant : ..."/>
    <w:basedOn w:val="Normal"/>
    <w:next w:val="Normal"/>
    <w:rsid w:val="005C1A40"/>
    <w:pPr>
      <w:spacing w:before="480" w:after="120" w:line="240" w:lineRule="auto"/>
      <w:jc w:val="left"/>
    </w:pPr>
    <w:rPr>
      <w:rFonts w:ascii="Century Gothic" w:hAnsi="Century Gothic"/>
      <w:b/>
      <w:bCs/>
      <w:kern w:val="28"/>
      <w:sz w:val="24"/>
    </w:rPr>
  </w:style>
  <w:style w:type="paragraph" w:customStyle="1" w:styleId="Titre3sansnumro">
    <w:name w:val="Titre 3 sans numéro"/>
    <w:basedOn w:val="Normal"/>
    <w:next w:val="Normal"/>
    <w:rsid w:val="005C1A40"/>
    <w:pPr>
      <w:keepNext/>
      <w:spacing w:before="360" w:after="120" w:line="240" w:lineRule="auto"/>
      <w:ind w:left="561"/>
      <w:jc w:val="left"/>
    </w:pPr>
    <w:rPr>
      <w:rFonts w:ascii="Century Gothic" w:hAnsi="Century Gothic"/>
      <w:sz w:val="24"/>
      <w:szCs w:val="24"/>
    </w:rPr>
  </w:style>
  <w:style w:type="paragraph" w:customStyle="1" w:styleId="titre4sansnumro">
    <w:name w:val="titre 4 sans numéro"/>
    <w:basedOn w:val="Normal"/>
    <w:next w:val="Normal"/>
    <w:rsid w:val="005C1A40"/>
    <w:pPr>
      <w:keepNext/>
      <w:spacing w:before="240" w:after="120" w:line="240" w:lineRule="auto"/>
      <w:ind w:left="958"/>
      <w:jc w:val="left"/>
    </w:pPr>
    <w:rPr>
      <w:rFonts w:ascii="Century Gothic" w:hAnsi="Century Gothic"/>
      <w:szCs w:val="22"/>
    </w:rPr>
  </w:style>
  <w:style w:type="paragraph" w:customStyle="1" w:styleId="Titre1sansnumro">
    <w:name w:val="Titre 1 sans numéro"/>
    <w:basedOn w:val="Normal"/>
    <w:next w:val="Normal"/>
    <w:rsid w:val="005C1A40"/>
    <w:pPr>
      <w:keepNext/>
      <w:pBdr>
        <w:bottom w:val="single" w:sz="4" w:space="6" w:color="FF0000"/>
      </w:pBdr>
      <w:spacing w:before="1000" w:after="120"/>
    </w:pPr>
    <w:rPr>
      <w:rFonts w:ascii="Century Gothic" w:hAnsi="Century Gothic"/>
      <w:sz w:val="32"/>
      <w:szCs w:val="32"/>
    </w:rPr>
  </w:style>
  <w:style w:type="paragraph" w:styleId="Liste">
    <w:name w:val="List"/>
    <w:basedOn w:val="Normal"/>
    <w:rsid w:val="005C1A40"/>
    <w:pPr>
      <w:ind w:left="283" w:hanging="283"/>
    </w:pPr>
  </w:style>
  <w:style w:type="character" w:customStyle="1" w:styleId="En-ttedroitCar">
    <w:name w:val="En-tête droit Car"/>
    <w:link w:val="En-ttedroit"/>
    <w:rsid w:val="005C1A40"/>
    <w:rPr>
      <w:rFonts w:ascii="Century Gothic" w:hAnsi="Century Gothic"/>
      <w:color w:val="808080"/>
      <w:sz w:val="16"/>
      <w:szCs w:val="16"/>
      <w:lang w:val="fr-FR" w:eastAsia="fr-FR"/>
    </w:rPr>
  </w:style>
  <w:style w:type="paragraph" w:styleId="Textedebulles">
    <w:name w:val="Balloon Text"/>
    <w:basedOn w:val="Normal"/>
    <w:link w:val="TextedebullesCar"/>
    <w:rsid w:val="005C1A40"/>
    <w:pPr>
      <w:spacing w:before="0" w:line="240" w:lineRule="auto"/>
    </w:pPr>
    <w:rPr>
      <w:rFonts w:ascii="Tahoma" w:hAnsi="Tahoma" w:cs="Tahoma"/>
      <w:sz w:val="16"/>
      <w:szCs w:val="16"/>
    </w:rPr>
  </w:style>
  <w:style w:type="character" w:customStyle="1" w:styleId="TextedebullesCar">
    <w:name w:val="Texte de bulles Car"/>
    <w:basedOn w:val="Policepardfaut"/>
    <w:link w:val="Textedebulles"/>
    <w:rsid w:val="005C1A40"/>
    <w:rPr>
      <w:rFonts w:ascii="Tahoma" w:hAnsi="Tahoma" w:cs="Tahoma"/>
      <w:noProof w:val="0"/>
      <w:sz w:val="16"/>
      <w:szCs w:val="16"/>
      <w:lang w:val="fr-FR" w:eastAsia="fr-FR"/>
    </w:rPr>
  </w:style>
  <w:style w:type="paragraph" w:styleId="Normalweb">
    <w:name w:val="Normal (Web)"/>
    <w:basedOn w:val="Normal"/>
    <w:uiPriority w:val="99"/>
    <w:semiHidden/>
    <w:unhideWhenUsed/>
    <w:rsid w:val="00A57751"/>
    <w:pPr>
      <w:spacing w:before="100" w:beforeAutospacing="1" w:after="100" w:afterAutospacing="1" w:line="240" w:lineRule="auto"/>
      <w:jc w:val="left"/>
    </w:pPr>
    <w:rPr>
      <w:rFonts w:ascii="Times New Roman" w:hAnsi="Times New Roman"/>
      <w:sz w:val="24"/>
      <w:szCs w:val="24"/>
    </w:rPr>
  </w:style>
  <w:style w:type="paragraph" w:styleId="Pardeliste">
    <w:name w:val="List Paragraph"/>
    <w:basedOn w:val="Normal"/>
    <w:uiPriority w:val="34"/>
    <w:qFormat/>
    <w:rsid w:val="0082188D"/>
    <w:pPr>
      <w:ind w:left="720"/>
      <w:contextualSpacing/>
    </w:pPr>
  </w:style>
  <w:style w:type="paragraph" w:styleId="Titre">
    <w:name w:val="Title"/>
    <w:basedOn w:val="Normal"/>
    <w:next w:val="Normal"/>
    <w:link w:val="TitreCar"/>
    <w:qFormat/>
    <w:rsid w:val="00351B71"/>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351B71"/>
    <w:rPr>
      <w:rFonts w:asciiTheme="majorHAnsi" w:eastAsiaTheme="majorEastAsia" w:hAnsiTheme="majorHAnsi" w:cstheme="majorBidi"/>
      <w:spacing w:val="-10"/>
      <w:kern w:val="28"/>
      <w:sz w:val="56"/>
      <w:szCs w:val="56"/>
      <w:lang w:val="fr-FR" w:eastAsia="fr-FR"/>
    </w:rPr>
  </w:style>
  <w:style w:type="paragraph" w:styleId="En-ttedetabledesmatires">
    <w:name w:val="TOC Heading"/>
    <w:basedOn w:val="Titre1"/>
    <w:next w:val="Normal"/>
    <w:uiPriority w:val="39"/>
    <w:unhideWhenUsed/>
    <w:qFormat/>
    <w:rsid w:val="002E4F17"/>
    <w:pPr>
      <w:keepLines/>
      <w:numPr>
        <w:ilvl w:val="0"/>
        <w:numId w:val="0"/>
      </w:numPr>
      <w:pBdr>
        <w:bottom w:val="none" w:sz="0" w:space="0" w:color="auto"/>
      </w:pBdr>
      <w:tabs>
        <w:tab w:val="clear" w:pos="560"/>
      </w:tabs>
      <w:spacing w:before="480" w:after="0" w:line="276" w:lineRule="auto"/>
      <w:outlineLvl w:val="9"/>
    </w:pPr>
    <w:rPr>
      <w:rFonts w:asciiTheme="majorHAnsi" w:eastAsiaTheme="majorEastAsia" w:hAnsiTheme="majorHAnsi" w:cstheme="majorBidi"/>
      <w:b/>
      <w:bCs/>
      <w:color w:val="365F91" w:themeColor="accent1" w:themeShade="BF"/>
      <w:kern w:val="0"/>
      <w:sz w:val="28"/>
      <w:szCs w:val="28"/>
    </w:rPr>
  </w:style>
  <w:style w:type="paragraph" w:styleId="Rvision">
    <w:name w:val="Revision"/>
    <w:hidden/>
    <w:uiPriority w:val="99"/>
    <w:semiHidden/>
    <w:rsid w:val="007048E1"/>
    <w:rPr>
      <w:rFonts w:ascii="Verdana" w:hAnsi="Verdana"/>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932335">
      <w:bodyDiv w:val="1"/>
      <w:marLeft w:val="0"/>
      <w:marRight w:val="0"/>
      <w:marTop w:val="0"/>
      <w:marBottom w:val="0"/>
      <w:divBdr>
        <w:top w:val="none" w:sz="0" w:space="0" w:color="auto"/>
        <w:left w:val="none" w:sz="0" w:space="0" w:color="auto"/>
        <w:bottom w:val="none" w:sz="0" w:space="0" w:color="auto"/>
        <w:right w:val="none" w:sz="0" w:space="0" w:color="auto"/>
      </w:divBdr>
      <w:divsChild>
        <w:div w:id="1242761837">
          <w:marLeft w:val="0"/>
          <w:marRight w:val="0"/>
          <w:marTop w:val="0"/>
          <w:marBottom w:val="0"/>
          <w:divBdr>
            <w:top w:val="none" w:sz="0" w:space="0" w:color="auto"/>
            <w:left w:val="none" w:sz="0" w:space="0" w:color="auto"/>
            <w:bottom w:val="none" w:sz="0" w:space="0" w:color="auto"/>
            <w:right w:val="none" w:sz="0" w:space="0" w:color="auto"/>
          </w:divBdr>
          <w:divsChild>
            <w:div w:id="1454249107">
              <w:marLeft w:val="0"/>
              <w:marRight w:val="0"/>
              <w:marTop w:val="112"/>
              <w:marBottom w:val="0"/>
              <w:divBdr>
                <w:top w:val="single" w:sz="8" w:space="6" w:color="666666"/>
                <w:left w:val="none" w:sz="0" w:space="0" w:color="auto"/>
                <w:bottom w:val="none" w:sz="0" w:space="0" w:color="auto"/>
                <w:right w:val="none" w:sz="0" w:space="0" w:color="auto"/>
              </w:divBdr>
            </w:div>
          </w:divsChild>
        </w:div>
      </w:divsChild>
    </w:div>
    <w:div w:id="806900276">
      <w:bodyDiv w:val="1"/>
      <w:marLeft w:val="0"/>
      <w:marRight w:val="0"/>
      <w:marTop w:val="0"/>
      <w:marBottom w:val="0"/>
      <w:divBdr>
        <w:top w:val="none" w:sz="0" w:space="0" w:color="auto"/>
        <w:left w:val="none" w:sz="0" w:space="0" w:color="auto"/>
        <w:bottom w:val="none" w:sz="0" w:space="0" w:color="auto"/>
        <w:right w:val="none" w:sz="0" w:space="0" w:color="auto"/>
      </w:divBdr>
      <w:divsChild>
        <w:div w:id="1624724033">
          <w:marLeft w:val="0"/>
          <w:marRight w:val="0"/>
          <w:marTop w:val="0"/>
          <w:marBottom w:val="0"/>
          <w:divBdr>
            <w:top w:val="none" w:sz="0" w:space="0" w:color="auto"/>
            <w:left w:val="none" w:sz="0" w:space="0" w:color="auto"/>
            <w:bottom w:val="none" w:sz="0" w:space="0" w:color="auto"/>
            <w:right w:val="none" w:sz="0" w:space="0" w:color="auto"/>
          </w:divBdr>
        </w:div>
        <w:div w:id="795216617">
          <w:marLeft w:val="0"/>
          <w:marRight w:val="0"/>
          <w:marTop w:val="0"/>
          <w:marBottom w:val="0"/>
          <w:divBdr>
            <w:top w:val="none" w:sz="0" w:space="0" w:color="auto"/>
            <w:left w:val="none" w:sz="0" w:space="0" w:color="auto"/>
            <w:bottom w:val="none" w:sz="0" w:space="0" w:color="auto"/>
            <w:right w:val="none" w:sz="0" w:space="0" w:color="auto"/>
          </w:divBdr>
        </w:div>
        <w:div w:id="1685710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2.xml"/><Relationship Id="rId21" Type="http://schemas.openxmlformats.org/officeDocument/2006/relationships/fontTable" Target="fontTable.xml"/><Relationship Id="rId22" Type="http://schemas.microsoft.com/office/2011/relationships/people" Target="peop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tiff"/><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www.soprasteria.com"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SopraGroup\DOCSV3\Templates\Base\TemplateBase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422600-D4E3-A94B-B1EA-9ECE796E1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C:\Program Files (x86)\SopraGroup\DOCSV3\Templates\Base\TemplateBase2010.dotx</Template>
  <TotalTime>15</TotalTime>
  <Pages>28</Pages>
  <Words>5744</Words>
  <Characters>30277</Characters>
  <Application>Microsoft Macintosh Word</Application>
  <DocSecurity>0</DocSecurity>
  <Lines>672</Lines>
  <Paragraphs>295</Paragraphs>
  <ScaleCrop>false</ScaleCrop>
  <HeadingPairs>
    <vt:vector size="2" baseType="variant">
      <vt:variant>
        <vt:lpstr>Titre</vt:lpstr>
      </vt:variant>
      <vt:variant>
        <vt:i4>1</vt:i4>
      </vt:variant>
    </vt:vector>
  </HeadingPairs>
  <TitlesOfParts>
    <vt:vector size="1" baseType="lpstr">
      <vt:lpstr>Sopra Group</vt:lpstr>
    </vt:vector>
  </TitlesOfParts>
  <Manager/>
  <Company>sopra</Company>
  <LinksUpToDate>false</LinksUpToDate>
  <CharactersWithSpaces>35726</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Sopra Group</dc:title>
  <dc:subject/>
  <dc:creator>ehuam</dc:creator>
  <cp:keywords/>
  <dc:description/>
  <cp:lastModifiedBy>Utilisateur de Microsoft Office</cp:lastModifiedBy>
  <cp:revision>9</cp:revision>
  <cp:lastPrinted>2015-08-28T16:56:00Z</cp:lastPrinted>
  <dcterms:created xsi:type="dcterms:W3CDTF">2015-08-27T09:11:00Z</dcterms:created>
  <dcterms:modified xsi:type="dcterms:W3CDTF">2015-08-28T16:57:00Z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LABEL_from">
    <vt:lpwstr>De</vt:lpwstr>
  </property>
  <property fmtid="{D5CDD505-2E9C-101B-9397-08002B2CF9AE}" pid="3" name="DOCSLABEL_to">
    <vt:lpwstr>Destinataire(s)</vt:lpwstr>
  </property>
  <property fmtid="{D5CDD505-2E9C-101B-9397-08002B2CF9AE}" pid="4" name="DOCSLABEL_numberofpages">
    <vt:lpwstr>Nombre de pages :</vt:lpwstr>
  </property>
  <property fmtid="{D5CDD505-2E9C-101B-9397-08002B2CF9AE}" pid="5" name="DOCSLABEL_subject">
    <vt:lpwstr>Objet :</vt:lpwstr>
  </property>
  <property fmtid="{D5CDD505-2E9C-101B-9397-08002B2CF9AE}" pid="6" name="DOCSLABEL_comments">
    <vt:lpwstr>Commentaires</vt:lpwstr>
  </property>
  <property fmtid="{D5CDD505-2E9C-101B-9397-08002B2CF9AE}" pid="7" name="DOCSLABEL_version">
    <vt:lpwstr>Version</vt:lpwstr>
  </property>
  <property fmtid="{D5CDD505-2E9C-101B-9397-08002B2CF9AE}" pid="8" name="DOCSLABEL_versiondate">
    <vt:lpwstr>du</vt:lpwstr>
  </property>
  <property fmtid="{D5CDD505-2E9C-101B-9397-08002B2CF9AE}" pid="9" name="DOCSLABEL_status">
    <vt:lpwstr>État </vt:lpwstr>
  </property>
  <property fmtid="{D5CDD505-2E9C-101B-9397-08002B2CF9AE}" pid="10" name="DOCSLABEL_documenthistory">
    <vt:lpwstr>Historique</vt:lpwstr>
  </property>
  <property fmtid="{D5CDD505-2E9C-101B-9397-08002B2CF9AE}" pid="11" name="DOCSLABEL_summary">
    <vt:lpwstr>Sommaire</vt:lpwstr>
  </property>
  <property fmtid="{D5CDD505-2E9C-101B-9397-08002B2CF9AE}" pid="12" name="DOCSLABEL_resubject">
    <vt:lpwstr>Objet :</vt:lpwstr>
  </property>
  <property fmtid="{D5CDD505-2E9C-101B-9397-08002B2CF9AE}" pid="13" name="DOCSLABEL_ourreference">
    <vt:lpwstr>N/Réf. :</vt:lpwstr>
  </property>
  <property fmtid="{D5CDD505-2E9C-101B-9397-08002B2CF9AE}" pid="14" name="DOCSLABEL_yourreference">
    <vt:lpwstr>V/Réf. :</vt:lpwstr>
  </property>
  <property fmtid="{D5CDD505-2E9C-101B-9397-08002B2CF9AE}" pid="15" name="DOCSLABEL_enclosed">
    <vt:lpwstr>PJ :</vt:lpwstr>
  </property>
  <property fmtid="{D5CDD505-2E9C-101B-9397-08002B2CF9AE}" pid="16" name="DOCSLABEL_cc">
    <vt:lpwstr>Copie(s) :</vt:lpwstr>
  </property>
  <property fmtid="{D5CDD505-2E9C-101B-9397-08002B2CF9AE}" pid="17" name="DOCSLABEL_PS">
    <vt:lpwstr>PS :</vt:lpwstr>
  </property>
  <property fmtid="{D5CDD505-2E9C-101B-9397-08002B2CF9AE}" pid="18" name="DOCSLABEL_recipients">
    <vt:lpwstr>Destinataire(s) :</vt:lpwstr>
  </property>
  <property fmtid="{D5CDD505-2E9C-101B-9397-08002B2CF9AE}" pid="19" name="DOCSLABEL_senders">
    <vt:lpwstr>Émetteur(s) :</vt:lpwstr>
  </property>
  <property fmtid="{D5CDD505-2E9C-101B-9397-08002B2CF9AE}" pid="20" name="DOCSLABEL_meetingdate">
    <vt:lpwstr>Réunion le </vt:lpwstr>
  </property>
  <property fmtid="{D5CDD505-2E9C-101B-9397-08002B2CF9AE}" pid="21" name="DOCSPROP_templatetype">
    <vt:i4>3</vt:i4>
  </property>
  <property fmtid="{D5CDD505-2E9C-101B-9397-08002B2CF9AE}" pid="22" name="DOCSLABEL_date">
    <vt:lpwstr>Date</vt:lpwstr>
  </property>
  <property fmtid="{D5CDD505-2E9C-101B-9397-08002B2CF9AE}" pid="23" name="DOCSLABEL_updateorigin">
    <vt:lpwstr>Origine de la mise à jour</vt:lpwstr>
  </property>
  <property fmtid="{D5CDD505-2E9C-101B-9397-08002B2CF9AE}" pid="24" name="DOCSLABEL_writtenby">
    <vt:lpwstr>Rédigée par</vt:lpwstr>
  </property>
  <property fmtid="{D5CDD505-2E9C-101B-9397-08002B2CF9AE}" pid="25" name="DOCSLABEL_verifiedby">
    <vt:lpwstr>Validée par</vt:lpwstr>
  </property>
  <property fmtid="{D5CDD505-2E9C-101B-9397-08002B2CF9AE}" pid="26" name="DOCSLABEL_introduction">
    <vt:lpwstr>Introduction</vt:lpwstr>
  </property>
  <property fmtid="{D5CDD505-2E9C-101B-9397-08002B2CF9AE}" pid="27" name="DOCSLABEL_foreword">
    <vt:lpwstr>Préambule</vt:lpwstr>
  </property>
  <property fmtid="{D5CDD505-2E9C-101B-9397-08002B2CF9AE}" pid="28" name="DOCSLABEL_telephone">
    <vt:lpwstr>Téléphone :</vt:lpwstr>
  </property>
  <property fmtid="{D5CDD505-2E9C-101B-9397-08002B2CF9AE}" pid="29" name="DOCSLABEL_fax">
    <vt:lpwstr>Télécopie :</vt:lpwstr>
  </property>
  <property fmtid="{D5CDD505-2E9C-101B-9397-08002B2CF9AE}" pid="30" name="DOCSLABEL_bodyofletter">
    <vt:lpwstr>Corps de la lettre</vt:lpwstr>
  </property>
  <property fmtid="{D5CDD505-2E9C-101B-9397-08002B2CF9AE}" pid="31" name="DOCSPROP_isosqdocument">
    <vt:lpwstr>0</vt:lpwstr>
  </property>
  <property fmtid="{D5CDD505-2E9C-101B-9397-08002B2CF9AE}" pid="32" name="DOCSPROP_templatename">
    <vt:lpwstr>Template Name</vt:lpwstr>
  </property>
  <property fmtid="{D5CDD505-2E9C-101B-9397-08002B2CF9AE}" pid="33" name="DOCSPROP_isdocs">
    <vt:bool>true</vt:bool>
  </property>
  <property fmtid="{D5CDD505-2E9C-101B-9397-08002B2CF9AE}" pid="34" name="DOCSLABEL_toc">
    <vt:lpwstr>Table des matières</vt:lpwstr>
  </property>
  <property fmtid="{D5CDD505-2E9C-101B-9397-08002B2CF9AE}" pid="35" name="DOCSCHAR_splitconfidential">
    <vt:lpwstr/>
  </property>
  <property fmtid="{D5CDD505-2E9C-101B-9397-08002B2CF9AE}" pid="36" name="DOCSCHAR_splitproject">
    <vt:lpwstr/>
  </property>
  <property fmtid="{D5CDD505-2E9C-101B-9397-08002B2CF9AE}" pid="37" name="DOCSPROP_documentid">
    <vt:i4>0</vt:i4>
  </property>
  <property fmtid="{D5CDD505-2E9C-101B-9397-08002B2CF9AE}" pid="38" name="DOCSLABEL_listofparticipants">
    <vt:lpwstr>Liste des participants</vt:lpwstr>
  </property>
  <property fmtid="{D5CDD505-2E9C-101B-9397-08002B2CF9AE}" pid="39" name="DOCSLABEL_template">
    <vt:lpwstr>Template</vt:lpwstr>
  </property>
  <property fmtid="{D5CDD505-2E9C-101B-9397-08002B2CF9AE}" pid="40" name="DOCSLABEL_BlankFirstPageTitle">
    <vt:lpwstr>Titre du document libre en une ou deux lignes de présentation</vt:lpwstr>
  </property>
  <property fmtid="{D5CDD505-2E9C-101B-9397-08002B2CF9AE}" pid="41" name="DOCSLABEL_BlankFirstPageSubTitle">
    <vt:lpwstr>Sous-titre du document libre en une ou deux lignes de présentation</vt:lpwstr>
  </property>
  <property fmtid="{D5CDD505-2E9C-101B-9397-08002B2CF9AE}" pid="42" name="DOCSCHAR_splitheader">
    <vt:lpwstr/>
  </property>
  <property fmtid="{D5CDD505-2E9C-101B-9397-08002B2CF9AE}" pid="43" name="DOCSPROP_customer">
    <vt:lpwstr/>
  </property>
  <property fmtid="{D5CDD505-2E9C-101B-9397-08002B2CF9AE}" pid="44" name="DOCSPROP_title">
    <vt:lpwstr/>
  </property>
  <property fmtid="{D5CDD505-2E9C-101B-9397-08002B2CF9AE}" pid="45" name="DOCSPROP_project">
    <vt:lpwstr/>
  </property>
  <property fmtid="{D5CDD505-2E9C-101B-9397-08002B2CF9AE}" pid="46" name="DOCSPROP_documenttype">
    <vt:lpwstr/>
  </property>
  <property fmtid="{D5CDD505-2E9C-101B-9397-08002B2CF9AE}" pid="47" name="DOCSPROP_firstpageheader">
    <vt:lpwstr/>
  </property>
  <property fmtid="{D5CDD505-2E9C-101B-9397-08002B2CF9AE}" pid="48" name="DOCSPROP_entity">
    <vt:lpwstr/>
  </property>
  <property fmtid="{D5CDD505-2E9C-101B-9397-08002B2CF9AE}" pid="49" name="DOCSPROP_firstpagetitlepart1">
    <vt:lpwstr/>
  </property>
  <property fmtid="{D5CDD505-2E9C-101B-9397-08002B2CF9AE}" pid="50" name="DOCSPROP_reference">
    <vt:lpwstr>20150706-090726-nchapot</vt:lpwstr>
  </property>
  <property fmtid="{D5CDD505-2E9C-101B-9397-08002B2CF9AE}" pid="51" name="DOCSPROP_status">
    <vt:lpwstr>Travail</vt:lpwstr>
  </property>
  <property fmtid="{D5CDD505-2E9C-101B-9397-08002B2CF9AE}" pid="52" name="DOCSPROP_recipient">
    <vt:lpwstr/>
  </property>
  <property fmtid="{D5CDD505-2E9C-101B-9397-08002B2CF9AE}" pid="53" name="DOCSPROP_version">
    <vt:lpwstr>1.00</vt:lpwstr>
  </property>
  <property fmtid="{D5CDD505-2E9C-101B-9397-08002B2CF9AE}" pid="54" name="DOCSPROP_firstpagesubheader">
    <vt:lpwstr/>
  </property>
  <property fmtid="{D5CDD505-2E9C-101B-9397-08002B2CF9AE}" pid="55" name="DOCSPROP_confidential">
    <vt:lpwstr/>
  </property>
  <property fmtid="{D5CDD505-2E9C-101B-9397-08002B2CF9AE}" pid="56" name="DOCSPROP_firstpagetitlepart2">
    <vt:lpwstr/>
  </property>
  <property fmtid="{D5CDD505-2E9C-101B-9397-08002B2CF9AE}" pid="57" name="DOCSPROP_documentdate">
    <vt:lpwstr>Le 6 juillet 2015</vt:lpwstr>
  </property>
  <property fmtid="{D5CDD505-2E9C-101B-9397-08002B2CF9AE}" pid="58" name="DOCSPROP_documentdateraw">
    <vt:lpwstr>lundi 6 juillet 2015</vt:lpwstr>
  </property>
</Properties>
</file>